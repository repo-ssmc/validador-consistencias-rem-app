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317C1" w14:textId="77777777" w:rsidR="00774BFF" w:rsidRDefault="00774BFF"/>
    <w:sdt>
      <w:sdtPr>
        <w:id w:val="146431172"/>
        <w:docPartObj>
          <w:docPartGallery w:val="Cover Pages"/>
          <w:docPartUnique/>
        </w:docPartObj>
      </w:sdtPr>
      <w:sdtContent>
        <w:p w14:paraId="2E1A0DCF" w14:textId="2C58E0D7" w:rsidR="00281CA1" w:rsidRPr="00A21257" w:rsidRDefault="006A4850">
          <w:r>
            <w:rPr>
              <w:noProof/>
              <w:lang w:val="es-CL" w:eastAsia="es-CL" w:bidi="ar-SA"/>
            </w:rPr>
            <mc:AlternateContent>
              <mc:Choice Requires="wpg">
                <w:drawing>
                  <wp:anchor distT="0" distB="0" distL="114300" distR="114300" simplePos="0" relativeHeight="251660288" behindDoc="0" locked="0" layoutInCell="0" allowOverlap="1" wp14:anchorId="61BA2FB9" wp14:editId="68B67371">
                    <wp:simplePos x="0" y="0"/>
                    <wp:positionH relativeFrom="page">
                      <wp:posOffset>0</wp:posOffset>
                    </wp:positionH>
                    <wp:positionV relativeFrom="margin">
                      <wp:posOffset>541020</wp:posOffset>
                    </wp:positionV>
                    <wp:extent cx="7766050" cy="7705090"/>
                    <wp:effectExtent l="0" t="0" r="0" b="0"/>
                    <wp:wrapNone/>
                    <wp:docPr id="6"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66050" cy="7705090"/>
                              <a:chOff x="0" y="2294"/>
                              <a:chExt cx="12239" cy="12106"/>
                            </a:xfrm>
                          </wpg:grpSpPr>
                          <wpg:grpSp>
                            <wpg:cNvPr id="7" name="Group 3"/>
                            <wpg:cNvGrpSpPr>
                              <a:grpSpLocks/>
                            </wpg:cNvGrpSpPr>
                            <wpg:grpSpPr bwMode="auto">
                              <a:xfrm>
                                <a:off x="0" y="9661"/>
                                <a:ext cx="12239" cy="4739"/>
                                <a:chOff x="-6" y="3399"/>
                                <a:chExt cx="12197" cy="4253"/>
                              </a:xfrm>
                            </wpg:grpSpPr>
                            <wpg:grpSp>
                              <wpg:cNvPr id="8" name="Group 4"/>
                              <wpg:cNvGrpSpPr>
                                <a:grpSpLocks/>
                              </wpg:cNvGrpSpPr>
                              <wpg:grpSpPr bwMode="auto">
                                <a:xfrm>
                                  <a:off x="-6" y="3717"/>
                                  <a:ext cx="12189" cy="3550"/>
                                  <a:chOff x="18" y="7468"/>
                                  <a:chExt cx="12189" cy="3550"/>
                                </a:xfrm>
                              </wpg:grpSpPr>
                              <wps:wsp>
                                <wps:cNvPr id="9" name="Freeform 5"/>
                                <wps:cNvSpPr>
                                  <a:spLocks/>
                                </wps:cNvSpPr>
                                <wps:spPr bwMode="auto">
                                  <a:xfrm>
                                    <a:off x="18" y="7837"/>
                                    <a:ext cx="7132" cy="2863"/>
                                  </a:xfrm>
                                  <a:custGeom>
                                    <a:avLst/>
                                    <a:gdLst>
                                      <a:gd name="T0" fmla="*/ 0 w 7132"/>
                                      <a:gd name="T1" fmla="*/ 0 h 2863"/>
                                      <a:gd name="T2" fmla="*/ 17 w 7132"/>
                                      <a:gd name="T3" fmla="*/ 2863 h 2863"/>
                                      <a:gd name="T4" fmla="*/ 7132 w 7132"/>
                                      <a:gd name="T5" fmla="*/ 2578 h 2863"/>
                                      <a:gd name="T6" fmla="*/ 7132 w 7132"/>
                                      <a:gd name="T7" fmla="*/ 200 h 2863"/>
                                      <a:gd name="T8" fmla="*/ 0 w 7132"/>
                                      <a:gd name="T9" fmla="*/ 0 h 2863"/>
                                    </a:gdLst>
                                    <a:ahLst/>
                                    <a:cxnLst>
                                      <a:cxn ang="0">
                                        <a:pos x="T0" y="T1"/>
                                      </a:cxn>
                                      <a:cxn ang="0">
                                        <a:pos x="T2" y="T3"/>
                                      </a:cxn>
                                      <a:cxn ang="0">
                                        <a:pos x="T4" y="T5"/>
                                      </a:cxn>
                                      <a:cxn ang="0">
                                        <a:pos x="T6" y="T7"/>
                                      </a:cxn>
                                      <a:cxn ang="0">
                                        <a:pos x="T8" y="T9"/>
                                      </a:cxn>
                                    </a:cxnLst>
                                    <a:rect l="0" t="0" r="r" b="b"/>
                                    <a:pathLst>
                                      <a:path w="7132" h="2863">
                                        <a:moveTo>
                                          <a:pt x="0" y="0"/>
                                        </a:moveTo>
                                        <a:lnTo>
                                          <a:pt x="17" y="2863"/>
                                        </a:lnTo>
                                        <a:lnTo>
                                          <a:pt x="7132" y="2578"/>
                                        </a:lnTo>
                                        <a:lnTo>
                                          <a:pt x="7132" y="200"/>
                                        </a:lnTo>
                                        <a:lnTo>
                                          <a:pt x="0" y="0"/>
                                        </a:lnTo>
                                        <a:close/>
                                      </a:path>
                                    </a:pathLst>
                                  </a:custGeom>
                                  <a:solidFill>
                                    <a:schemeClr val="accent1">
                                      <a:lumMod val="50000"/>
                                      <a:lumOff val="50000"/>
                                      <a:alpha val="5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Freeform 6"/>
                                <wps:cNvSpPr>
                                  <a:spLocks/>
                                </wps:cNvSpPr>
                                <wps:spPr bwMode="auto">
                                  <a:xfrm>
                                    <a:off x="7150" y="7468"/>
                                    <a:ext cx="3466" cy="3550"/>
                                  </a:xfrm>
                                  <a:custGeom>
                                    <a:avLst/>
                                    <a:gdLst>
                                      <a:gd name="T0" fmla="*/ 0 w 3466"/>
                                      <a:gd name="T1" fmla="*/ 569 h 3550"/>
                                      <a:gd name="T2" fmla="*/ 0 w 3466"/>
                                      <a:gd name="T3" fmla="*/ 2930 h 3550"/>
                                      <a:gd name="T4" fmla="*/ 3466 w 3466"/>
                                      <a:gd name="T5" fmla="*/ 3550 h 3550"/>
                                      <a:gd name="T6" fmla="*/ 3466 w 3466"/>
                                      <a:gd name="T7" fmla="*/ 0 h 3550"/>
                                      <a:gd name="T8" fmla="*/ 0 w 3466"/>
                                      <a:gd name="T9" fmla="*/ 569 h 3550"/>
                                    </a:gdLst>
                                    <a:ahLst/>
                                    <a:cxnLst>
                                      <a:cxn ang="0">
                                        <a:pos x="T0" y="T1"/>
                                      </a:cxn>
                                      <a:cxn ang="0">
                                        <a:pos x="T2" y="T3"/>
                                      </a:cxn>
                                      <a:cxn ang="0">
                                        <a:pos x="T4" y="T5"/>
                                      </a:cxn>
                                      <a:cxn ang="0">
                                        <a:pos x="T6" y="T7"/>
                                      </a:cxn>
                                      <a:cxn ang="0">
                                        <a:pos x="T8" y="T9"/>
                                      </a:cxn>
                                    </a:cxnLst>
                                    <a:rect l="0" t="0" r="r" b="b"/>
                                    <a:pathLst>
                                      <a:path w="3466" h="3550">
                                        <a:moveTo>
                                          <a:pt x="0" y="569"/>
                                        </a:moveTo>
                                        <a:lnTo>
                                          <a:pt x="0" y="2930"/>
                                        </a:lnTo>
                                        <a:lnTo>
                                          <a:pt x="3466" y="3550"/>
                                        </a:lnTo>
                                        <a:lnTo>
                                          <a:pt x="3466" y="0"/>
                                        </a:lnTo>
                                        <a:lnTo>
                                          <a:pt x="0" y="569"/>
                                        </a:lnTo>
                                        <a:close/>
                                      </a:path>
                                    </a:pathLst>
                                  </a:custGeom>
                                  <a:solidFill>
                                    <a:schemeClr val="accent1">
                                      <a:lumMod val="25000"/>
                                      <a:lumOff val="75000"/>
                                      <a:alpha val="5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Freeform 7"/>
                                <wps:cNvSpPr>
                                  <a:spLocks/>
                                </wps:cNvSpPr>
                                <wps:spPr bwMode="auto">
                                  <a:xfrm>
                                    <a:off x="10616" y="7468"/>
                                    <a:ext cx="1591" cy="3550"/>
                                  </a:xfrm>
                                  <a:custGeom>
                                    <a:avLst/>
                                    <a:gdLst>
                                      <a:gd name="T0" fmla="*/ 0 w 1591"/>
                                      <a:gd name="T1" fmla="*/ 0 h 3550"/>
                                      <a:gd name="T2" fmla="*/ 0 w 1591"/>
                                      <a:gd name="T3" fmla="*/ 3550 h 3550"/>
                                      <a:gd name="T4" fmla="*/ 1591 w 1591"/>
                                      <a:gd name="T5" fmla="*/ 2746 h 3550"/>
                                      <a:gd name="T6" fmla="*/ 1591 w 1591"/>
                                      <a:gd name="T7" fmla="*/ 737 h 3550"/>
                                      <a:gd name="T8" fmla="*/ 0 w 1591"/>
                                      <a:gd name="T9" fmla="*/ 0 h 3550"/>
                                    </a:gdLst>
                                    <a:ahLst/>
                                    <a:cxnLst>
                                      <a:cxn ang="0">
                                        <a:pos x="T0" y="T1"/>
                                      </a:cxn>
                                      <a:cxn ang="0">
                                        <a:pos x="T2" y="T3"/>
                                      </a:cxn>
                                      <a:cxn ang="0">
                                        <a:pos x="T4" y="T5"/>
                                      </a:cxn>
                                      <a:cxn ang="0">
                                        <a:pos x="T6" y="T7"/>
                                      </a:cxn>
                                      <a:cxn ang="0">
                                        <a:pos x="T8" y="T9"/>
                                      </a:cxn>
                                    </a:cxnLst>
                                    <a:rect l="0" t="0" r="r" b="b"/>
                                    <a:pathLst>
                                      <a:path w="1591" h="3550">
                                        <a:moveTo>
                                          <a:pt x="0" y="0"/>
                                        </a:moveTo>
                                        <a:lnTo>
                                          <a:pt x="0" y="3550"/>
                                        </a:lnTo>
                                        <a:lnTo>
                                          <a:pt x="1591" y="2746"/>
                                        </a:lnTo>
                                        <a:lnTo>
                                          <a:pt x="1591" y="737"/>
                                        </a:lnTo>
                                        <a:lnTo>
                                          <a:pt x="0" y="0"/>
                                        </a:lnTo>
                                        <a:close/>
                                      </a:path>
                                    </a:pathLst>
                                  </a:custGeom>
                                  <a:solidFill>
                                    <a:schemeClr val="accent1">
                                      <a:lumMod val="50000"/>
                                      <a:lumOff val="50000"/>
                                      <a:alpha val="5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12" name="Freeform 8"/>
                              <wps:cNvSpPr>
                                <a:spLocks/>
                              </wps:cNvSpPr>
                              <wps:spPr bwMode="auto">
                                <a:xfrm>
                                  <a:off x="8071" y="4069"/>
                                  <a:ext cx="4120" cy="2913"/>
                                </a:xfrm>
                                <a:custGeom>
                                  <a:avLst/>
                                  <a:gdLst>
                                    <a:gd name="T0" fmla="*/ 1 w 4120"/>
                                    <a:gd name="T1" fmla="*/ 251 h 2913"/>
                                    <a:gd name="T2" fmla="*/ 0 w 4120"/>
                                    <a:gd name="T3" fmla="*/ 2662 h 2913"/>
                                    <a:gd name="T4" fmla="*/ 4120 w 4120"/>
                                    <a:gd name="T5" fmla="*/ 2913 h 2913"/>
                                    <a:gd name="T6" fmla="*/ 4120 w 4120"/>
                                    <a:gd name="T7" fmla="*/ 0 h 2913"/>
                                    <a:gd name="T8" fmla="*/ 1 w 4120"/>
                                    <a:gd name="T9" fmla="*/ 251 h 2913"/>
                                  </a:gdLst>
                                  <a:ahLst/>
                                  <a:cxnLst>
                                    <a:cxn ang="0">
                                      <a:pos x="T0" y="T1"/>
                                    </a:cxn>
                                    <a:cxn ang="0">
                                      <a:pos x="T2" y="T3"/>
                                    </a:cxn>
                                    <a:cxn ang="0">
                                      <a:pos x="T4" y="T5"/>
                                    </a:cxn>
                                    <a:cxn ang="0">
                                      <a:pos x="T6" y="T7"/>
                                    </a:cxn>
                                    <a:cxn ang="0">
                                      <a:pos x="T8" y="T9"/>
                                    </a:cxn>
                                  </a:cxnLst>
                                  <a:rect l="0" t="0" r="r" b="b"/>
                                  <a:pathLst>
                                    <a:path w="4120" h="2913">
                                      <a:moveTo>
                                        <a:pt x="1" y="251"/>
                                      </a:moveTo>
                                      <a:lnTo>
                                        <a:pt x="0" y="2662"/>
                                      </a:lnTo>
                                      <a:lnTo>
                                        <a:pt x="4120" y="2913"/>
                                      </a:lnTo>
                                      <a:lnTo>
                                        <a:pt x="4120" y="0"/>
                                      </a:lnTo>
                                      <a:lnTo>
                                        <a:pt x="1" y="251"/>
                                      </a:lnTo>
                                      <a:close/>
                                    </a:path>
                                  </a:pathLst>
                                </a:custGeom>
                                <a:solidFill>
                                  <a:schemeClr val="bg1">
                                    <a:lumMod val="85000"/>
                                    <a:lumOff val="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 name="Freeform 9"/>
                              <wps:cNvSpPr>
                                <a:spLocks/>
                              </wps:cNvSpPr>
                              <wps:spPr bwMode="auto">
                                <a:xfrm>
                                  <a:off x="4104" y="3399"/>
                                  <a:ext cx="3985" cy="4236"/>
                                </a:xfrm>
                                <a:custGeom>
                                  <a:avLst/>
                                  <a:gdLst>
                                    <a:gd name="T0" fmla="*/ 0 w 3985"/>
                                    <a:gd name="T1" fmla="*/ 0 h 4236"/>
                                    <a:gd name="T2" fmla="*/ 0 w 3985"/>
                                    <a:gd name="T3" fmla="*/ 4236 h 4236"/>
                                    <a:gd name="T4" fmla="*/ 3985 w 3985"/>
                                    <a:gd name="T5" fmla="*/ 3349 h 4236"/>
                                    <a:gd name="T6" fmla="*/ 3985 w 3985"/>
                                    <a:gd name="T7" fmla="*/ 921 h 4236"/>
                                    <a:gd name="T8" fmla="*/ 0 w 3985"/>
                                    <a:gd name="T9" fmla="*/ 0 h 4236"/>
                                  </a:gdLst>
                                  <a:ahLst/>
                                  <a:cxnLst>
                                    <a:cxn ang="0">
                                      <a:pos x="T0" y="T1"/>
                                    </a:cxn>
                                    <a:cxn ang="0">
                                      <a:pos x="T2" y="T3"/>
                                    </a:cxn>
                                    <a:cxn ang="0">
                                      <a:pos x="T4" y="T5"/>
                                    </a:cxn>
                                    <a:cxn ang="0">
                                      <a:pos x="T6" y="T7"/>
                                    </a:cxn>
                                    <a:cxn ang="0">
                                      <a:pos x="T8" y="T9"/>
                                    </a:cxn>
                                  </a:cxnLst>
                                  <a:rect l="0" t="0" r="r" b="b"/>
                                  <a:pathLst>
                                    <a:path w="3985" h="4236">
                                      <a:moveTo>
                                        <a:pt x="0" y="0"/>
                                      </a:moveTo>
                                      <a:lnTo>
                                        <a:pt x="0" y="4236"/>
                                      </a:lnTo>
                                      <a:lnTo>
                                        <a:pt x="3985" y="3349"/>
                                      </a:lnTo>
                                      <a:lnTo>
                                        <a:pt x="3985" y="921"/>
                                      </a:lnTo>
                                      <a:lnTo>
                                        <a:pt x="0" y="0"/>
                                      </a:lnTo>
                                      <a:close/>
                                    </a:path>
                                  </a:pathLst>
                                </a:custGeom>
                                <a:solidFill>
                                  <a:schemeClr val="bg1">
                                    <a:lumMod val="75000"/>
                                    <a:lumOff val="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Freeform 10"/>
                              <wps:cNvSpPr>
                                <a:spLocks/>
                              </wps:cNvSpPr>
                              <wps:spPr bwMode="auto">
                                <a:xfrm>
                                  <a:off x="18" y="3399"/>
                                  <a:ext cx="4086" cy="4253"/>
                                </a:xfrm>
                                <a:custGeom>
                                  <a:avLst/>
                                  <a:gdLst>
                                    <a:gd name="T0" fmla="*/ 4086 w 4086"/>
                                    <a:gd name="T1" fmla="*/ 0 h 4253"/>
                                    <a:gd name="T2" fmla="*/ 4084 w 4086"/>
                                    <a:gd name="T3" fmla="*/ 4253 h 4253"/>
                                    <a:gd name="T4" fmla="*/ 0 w 4086"/>
                                    <a:gd name="T5" fmla="*/ 3198 h 4253"/>
                                    <a:gd name="T6" fmla="*/ 0 w 4086"/>
                                    <a:gd name="T7" fmla="*/ 1072 h 4253"/>
                                    <a:gd name="T8" fmla="*/ 4086 w 4086"/>
                                    <a:gd name="T9" fmla="*/ 0 h 4253"/>
                                  </a:gdLst>
                                  <a:ahLst/>
                                  <a:cxnLst>
                                    <a:cxn ang="0">
                                      <a:pos x="T0" y="T1"/>
                                    </a:cxn>
                                    <a:cxn ang="0">
                                      <a:pos x="T2" y="T3"/>
                                    </a:cxn>
                                    <a:cxn ang="0">
                                      <a:pos x="T4" y="T5"/>
                                    </a:cxn>
                                    <a:cxn ang="0">
                                      <a:pos x="T6" y="T7"/>
                                    </a:cxn>
                                    <a:cxn ang="0">
                                      <a:pos x="T8" y="T9"/>
                                    </a:cxn>
                                  </a:cxnLst>
                                  <a:rect l="0" t="0" r="r" b="b"/>
                                  <a:pathLst>
                                    <a:path w="4086" h="4253">
                                      <a:moveTo>
                                        <a:pt x="4086" y="0"/>
                                      </a:moveTo>
                                      <a:lnTo>
                                        <a:pt x="4084" y="4253"/>
                                      </a:lnTo>
                                      <a:lnTo>
                                        <a:pt x="0" y="3198"/>
                                      </a:lnTo>
                                      <a:lnTo>
                                        <a:pt x="0" y="1072"/>
                                      </a:lnTo>
                                      <a:lnTo>
                                        <a:pt x="4086" y="0"/>
                                      </a:lnTo>
                                      <a:close/>
                                    </a:path>
                                  </a:pathLst>
                                </a:custGeom>
                                <a:solidFill>
                                  <a:schemeClr val="bg1">
                                    <a:lumMod val="85000"/>
                                    <a:lumOff val="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 name="Freeform 11"/>
                              <wps:cNvSpPr>
                                <a:spLocks/>
                              </wps:cNvSpPr>
                              <wps:spPr bwMode="auto">
                                <a:xfrm>
                                  <a:off x="17" y="3617"/>
                                  <a:ext cx="2076" cy="3851"/>
                                </a:xfrm>
                                <a:custGeom>
                                  <a:avLst/>
                                  <a:gdLst>
                                    <a:gd name="T0" fmla="*/ 0 w 2076"/>
                                    <a:gd name="T1" fmla="*/ 921 h 3851"/>
                                    <a:gd name="T2" fmla="*/ 2060 w 2076"/>
                                    <a:gd name="T3" fmla="*/ 0 h 3851"/>
                                    <a:gd name="T4" fmla="*/ 2076 w 2076"/>
                                    <a:gd name="T5" fmla="*/ 3851 h 3851"/>
                                    <a:gd name="T6" fmla="*/ 0 w 2076"/>
                                    <a:gd name="T7" fmla="*/ 2981 h 3851"/>
                                    <a:gd name="T8" fmla="*/ 0 w 2076"/>
                                    <a:gd name="T9" fmla="*/ 921 h 3851"/>
                                  </a:gdLst>
                                  <a:ahLst/>
                                  <a:cxnLst>
                                    <a:cxn ang="0">
                                      <a:pos x="T0" y="T1"/>
                                    </a:cxn>
                                    <a:cxn ang="0">
                                      <a:pos x="T2" y="T3"/>
                                    </a:cxn>
                                    <a:cxn ang="0">
                                      <a:pos x="T4" y="T5"/>
                                    </a:cxn>
                                    <a:cxn ang="0">
                                      <a:pos x="T6" y="T7"/>
                                    </a:cxn>
                                    <a:cxn ang="0">
                                      <a:pos x="T8" y="T9"/>
                                    </a:cxn>
                                  </a:cxnLst>
                                  <a:rect l="0" t="0" r="r" b="b"/>
                                  <a:pathLst>
                                    <a:path w="2076" h="3851">
                                      <a:moveTo>
                                        <a:pt x="0" y="921"/>
                                      </a:moveTo>
                                      <a:lnTo>
                                        <a:pt x="2060" y="0"/>
                                      </a:lnTo>
                                      <a:lnTo>
                                        <a:pt x="2076" y="3851"/>
                                      </a:lnTo>
                                      <a:lnTo>
                                        <a:pt x="0" y="2981"/>
                                      </a:lnTo>
                                      <a:lnTo>
                                        <a:pt x="0" y="921"/>
                                      </a:lnTo>
                                      <a:close/>
                                    </a:path>
                                  </a:pathLst>
                                </a:custGeom>
                                <a:solidFill>
                                  <a:schemeClr val="accent1">
                                    <a:lumMod val="25000"/>
                                    <a:lumOff val="75000"/>
                                    <a:alpha val="7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Freeform 12"/>
                              <wps:cNvSpPr>
                                <a:spLocks/>
                              </wps:cNvSpPr>
                              <wps:spPr bwMode="auto">
                                <a:xfrm>
                                  <a:off x="2077" y="3617"/>
                                  <a:ext cx="6011" cy="3835"/>
                                </a:xfrm>
                                <a:custGeom>
                                  <a:avLst/>
                                  <a:gdLst>
                                    <a:gd name="T0" fmla="*/ 0 w 6011"/>
                                    <a:gd name="T1" fmla="*/ 0 h 3835"/>
                                    <a:gd name="T2" fmla="*/ 17 w 6011"/>
                                    <a:gd name="T3" fmla="*/ 3835 h 3835"/>
                                    <a:gd name="T4" fmla="*/ 6011 w 6011"/>
                                    <a:gd name="T5" fmla="*/ 2629 h 3835"/>
                                    <a:gd name="T6" fmla="*/ 6011 w 6011"/>
                                    <a:gd name="T7" fmla="*/ 1239 h 3835"/>
                                    <a:gd name="T8" fmla="*/ 0 w 6011"/>
                                    <a:gd name="T9" fmla="*/ 0 h 3835"/>
                                  </a:gdLst>
                                  <a:ahLst/>
                                  <a:cxnLst>
                                    <a:cxn ang="0">
                                      <a:pos x="T0" y="T1"/>
                                    </a:cxn>
                                    <a:cxn ang="0">
                                      <a:pos x="T2" y="T3"/>
                                    </a:cxn>
                                    <a:cxn ang="0">
                                      <a:pos x="T4" y="T5"/>
                                    </a:cxn>
                                    <a:cxn ang="0">
                                      <a:pos x="T6" y="T7"/>
                                    </a:cxn>
                                    <a:cxn ang="0">
                                      <a:pos x="T8" y="T9"/>
                                    </a:cxn>
                                  </a:cxnLst>
                                  <a:rect l="0" t="0" r="r" b="b"/>
                                  <a:pathLst>
                                    <a:path w="6011" h="3835">
                                      <a:moveTo>
                                        <a:pt x="0" y="0"/>
                                      </a:moveTo>
                                      <a:lnTo>
                                        <a:pt x="17" y="3835"/>
                                      </a:lnTo>
                                      <a:lnTo>
                                        <a:pt x="6011" y="2629"/>
                                      </a:lnTo>
                                      <a:lnTo>
                                        <a:pt x="6011" y="1239"/>
                                      </a:lnTo>
                                      <a:lnTo>
                                        <a:pt x="0" y="0"/>
                                      </a:lnTo>
                                      <a:close/>
                                    </a:path>
                                  </a:pathLst>
                                </a:custGeom>
                                <a:solidFill>
                                  <a:schemeClr val="accent1">
                                    <a:lumMod val="50000"/>
                                    <a:lumOff val="50000"/>
                                    <a:alpha val="7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Freeform 13"/>
                              <wps:cNvSpPr>
                                <a:spLocks/>
                              </wps:cNvSpPr>
                              <wps:spPr bwMode="auto">
                                <a:xfrm>
                                  <a:off x="8088" y="3835"/>
                                  <a:ext cx="4102" cy="3432"/>
                                </a:xfrm>
                                <a:custGeom>
                                  <a:avLst/>
                                  <a:gdLst>
                                    <a:gd name="T0" fmla="*/ 0 w 4102"/>
                                    <a:gd name="T1" fmla="*/ 1038 h 3432"/>
                                    <a:gd name="T2" fmla="*/ 0 w 4102"/>
                                    <a:gd name="T3" fmla="*/ 2411 h 3432"/>
                                    <a:gd name="T4" fmla="*/ 4102 w 4102"/>
                                    <a:gd name="T5" fmla="*/ 3432 h 3432"/>
                                    <a:gd name="T6" fmla="*/ 4102 w 4102"/>
                                    <a:gd name="T7" fmla="*/ 0 h 3432"/>
                                    <a:gd name="T8" fmla="*/ 0 w 4102"/>
                                    <a:gd name="T9" fmla="*/ 1038 h 3432"/>
                                  </a:gdLst>
                                  <a:ahLst/>
                                  <a:cxnLst>
                                    <a:cxn ang="0">
                                      <a:pos x="T0" y="T1"/>
                                    </a:cxn>
                                    <a:cxn ang="0">
                                      <a:pos x="T2" y="T3"/>
                                    </a:cxn>
                                    <a:cxn ang="0">
                                      <a:pos x="T4" y="T5"/>
                                    </a:cxn>
                                    <a:cxn ang="0">
                                      <a:pos x="T6" y="T7"/>
                                    </a:cxn>
                                    <a:cxn ang="0">
                                      <a:pos x="T8" y="T9"/>
                                    </a:cxn>
                                  </a:cxnLst>
                                  <a:rect l="0" t="0" r="r" b="b"/>
                                  <a:pathLst>
                                    <a:path w="4102" h="3432">
                                      <a:moveTo>
                                        <a:pt x="0" y="1038"/>
                                      </a:moveTo>
                                      <a:lnTo>
                                        <a:pt x="0" y="2411"/>
                                      </a:lnTo>
                                      <a:lnTo>
                                        <a:pt x="4102" y="3432"/>
                                      </a:lnTo>
                                      <a:lnTo>
                                        <a:pt x="4102" y="0"/>
                                      </a:lnTo>
                                      <a:lnTo>
                                        <a:pt x="0" y="1038"/>
                                      </a:lnTo>
                                      <a:close/>
                                    </a:path>
                                  </a:pathLst>
                                </a:custGeom>
                                <a:solidFill>
                                  <a:schemeClr val="accent1">
                                    <a:lumMod val="25000"/>
                                    <a:lumOff val="75000"/>
                                    <a:alpha val="7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19" name="Rectangle 15"/>
                            <wps:cNvSpPr>
                              <a:spLocks noChangeArrowheads="1"/>
                            </wps:cNvSpPr>
                            <wps:spPr bwMode="auto">
                              <a:xfrm>
                                <a:off x="5089" y="11160"/>
                                <a:ext cx="6413" cy="1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21BD93" w14:textId="2F096677" w:rsidR="00AA5AD3" w:rsidRPr="006A4850" w:rsidRDefault="006A4850">
                                  <w:pPr>
                                    <w:jc w:val="right"/>
                                    <w:rPr>
                                      <w:rFonts w:ascii="Segoe UI Light" w:hAnsi="Segoe UI Light" w:cs="Segoe UI Light"/>
                                      <w:sz w:val="56"/>
                                      <w:szCs w:val="56"/>
                                    </w:rPr>
                                  </w:pPr>
                                  <w:r w:rsidRPr="006A4850">
                                    <w:rPr>
                                      <w:rFonts w:ascii="Segoe UI Light" w:hAnsi="Segoe UI Light" w:cs="Segoe UI Light"/>
                                      <w:sz w:val="56"/>
                                      <w:szCs w:val="56"/>
                                    </w:rPr>
                                    <w:t xml:space="preserve"> </w:t>
                                  </w:r>
                                  <w:r w:rsidR="00D6721D">
                                    <w:rPr>
                                      <w:rFonts w:ascii="Segoe UI Light" w:hAnsi="Segoe UI Light" w:cs="Segoe UI Light"/>
                                      <w:sz w:val="36"/>
                                      <w:szCs w:val="36"/>
                                    </w:rPr>
                                    <w:t>JULIO</w:t>
                                  </w:r>
                                  <w:r w:rsidRPr="006E0F59">
                                    <w:rPr>
                                      <w:rFonts w:ascii="Segoe UI Light" w:hAnsi="Segoe UI Light" w:cs="Segoe UI Light"/>
                                      <w:sz w:val="36"/>
                                      <w:szCs w:val="36"/>
                                    </w:rPr>
                                    <w:t xml:space="preserve"> </w:t>
                                  </w:r>
                                  <w:r w:rsidR="00AA5AD3" w:rsidRPr="006E0F59">
                                    <w:rPr>
                                      <w:rFonts w:ascii="Segoe UI Light" w:hAnsi="Segoe UI Light" w:cs="Segoe UI Light"/>
                                      <w:sz w:val="36"/>
                                      <w:szCs w:val="36"/>
                                    </w:rPr>
                                    <w:t>20</w:t>
                                  </w:r>
                                  <w:sdt>
                                    <w:sdtPr>
                                      <w:rPr>
                                        <w:rFonts w:ascii="Segoe UI Light" w:hAnsi="Segoe UI Light" w:cs="Segoe UI Light"/>
                                        <w:sz w:val="36"/>
                                        <w:szCs w:val="36"/>
                                      </w:rPr>
                                      <w:alias w:val="Año"/>
                                      <w:id w:val="146431220"/>
                                      <w:placeholder>
                                        <w:docPart w:val="83EC9569C17947949165B82462CC4B69"/>
                                      </w:placeholder>
                                      <w:dataBinding w:prefixMappings="xmlns:ns0='http://schemas.microsoft.com/office/2006/coverPageProps'" w:xpath="/ns0:CoverPageProperties[1]/ns0:PublishDate[1]" w:storeItemID="{55AF091B-3C7A-41E3-B477-F2FDAA23CFDA}"/>
                                      <w:date>
                                        <w:dateFormat w:val="yy"/>
                                        <w:lid w:val="es-ES"/>
                                        <w:storeMappedDataAs w:val="dateTime"/>
                                        <w:calendar w:val="gregorian"/>
                                      </w:date>
                                    </w:sdtPr>
                                    <w:sdtContent>
                                      <w:r w:rsidR="009C3CA1">
                                        <w:rPr>
                                          <w:rFonts w:ascii="Segoe UI Light" w:hAnsi="Segoe UI Light" w:cs="Segoe UI Light"/>
                                          <w:sz w:val="36"/>
                                          <w:szCs w:val="36"/>
                                        </w:rPr>
                                        <w:t>2</w:t>
                                      </w:r>
                                      <w:r w:rsidR="00D6721D">
                                        <w:rPr>
                                          <w:rFonts w:ascii="Segoe UI Light" w:hAnsi="Segoe UI Light" w:cs="Segoe UI Light"/>
                                          <w:sz w:val="36"/>
                                          <w:szCs w:val="36"/>
                                        </w:rPr>
                                        <w:t>6</w:t>
                                      </w:r>
                                    </w:sdtContent>
                                  </w:sdt>
                                </w:p>
                              </w:txbxContent>
                            </wps:txbx>
                            <wps:bodyPr rot="0" vert="horz" wrap="square" lIns="91440" tIns="45720" rIns="91440" bIns="45720" anchor="t" anchorCtr="0" upright="1">
                              <a:spAutoFit/>
                            </wps:bodyPr>
                          </wps:wsp>
                          <wps:wsp>
                            <wps:cNvPr id="20" name="Rectangle 16"/>
                            <wps:cNvSpPr>
                              <a:spLocks noChangeArrowheads="1"/>
                            </wps:cNvSpPr>
                            <wps:spPr bwMode="auto">
                              <a:xfrm>
                                <a:off x="1800" y="2294"/>
                                <a:ext cx="8638" cy="72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C846A4" w14:textId="3BEDFD0B" w:rsidR="00AA5AD3" w:rsidRPr="006E0F59" w:rsidRDefault="00000000" w:rsidP="00167BD8">
                                  <w:pPr>
                                    <w:spacing w:after="0"/>
                                    <w:jc w:val="center"/>
                                    <w:rPr>
                                      <w:b/>
                                      <w:bCs/>
                                      <w:color w:val="44546A" w:themeColor="text2"/>
                                      <w:sz w:val="56"/>
                                      <w:szCs w:val="56"/>
                                    </w:rPr>
                                  </w:pPr>
                                  <w:sdt>
                                    <w:sdtPr>
                                      <w:rPr>
                                        <w:rFonts w:ascii="Segoe UI Light" w:hAnsi="Segoe UI Light" w:cs="Segoe UI Light"/>
                                        <w:color w:val="44546A" w:themeColor="text2"/>
                                        <w:sz w:val="56"/>
                                        <w:szCs w:val="56"/>
                                      </w:rPr>
                                      <w:alias w:val="Título"/>
                                      <w:id w:val="146431221"/>
                                      <w:dataBinding w:prefixMappings="xmlns:ns0='http://schemas.openxmlformats.org/package/2006/metadata/core-properties' xmlns:ns1='http://purl.org/dc/elements/1.1/'" w:xpath="/ns0:coreProperties[1]/ns1:title[1]" w:storeItemID="{6C3C8BC8-F283-45AE-878A-BAB7291924A1}"/>
                                      <w:text/>
                                    </w:sdtPr>
                                    <w:sdtContent>
                                      <w:r w:rsidR="00AE14CF" w:rsidRPr="006E0F59">
                                        <w:rPr>
                                          <w:rFonts w:ascii="Segoe UI Light" w:hAnsi="Segoe UI Light" w:cs="Segoe UI Light"/>
                                          <w:color w:val="44546A" w:themeColor="text2"/>
                                          <w:sz w:val="56"/>
                                          <w:szCs w:val="56"/>
                                        </w:rPr>
                                        <w:t xml:space="preserve">MANUAL </w:t>
                                      </w:r>
                                      <w:r w:rsidR="00371811">
                                        <w:rPr>
                                          <w:rFonts w:ascii="Segoe UI Light" w:hAnsi="Segoe UI Light" w:cs="Segoe UI Light"/>
                                          <w:color w:val="44546A" w:themeColor="text2"/>
                                          <w:sz w:val="56"/>
                                          <w:szCs w:val="56"/>
                                        </w:rPr>
                                        <w:t>USO APLICATIVO VALIDA</w:t>
                                      </w:r>
                                      <w:r w:rsidR="00B8516C">
                                        <w:rPr>
                                          <w:rFonts w:ascii="Segoe UI Light" w:hAnsi="Segoe UI Light" w:cs="Segoe UI Light"/>
                                          <w:color w:val="44546A" w:themeColor="text2"/>
                                          <w:sz w:val="56"/>
                                          <w:szCs w:val="56"/>
                                        </w:rPr>
                                        <w:t>DOR CONSISTENCIAS</w:t>
                                      </w:r>
                                      <w:r w:rsidR="00371811">
                                        <w:rPr>
                                          <w:rFonts w:ascii="Segoe UI Light" w:hAnsi="Segoe UI Light" w:cs="Segoe UI Light"/>
                                          <w:color w:val="44546A" w:themeColor="text2"/>
                                          <w:sz w:val="56"/>
                                          <w:szCs w:val="56"/>
                                        </w:rPr>
                                        <w:t xml:space="preserve"> REM</w:t>
                                      </w:r>
                                    </w:sdtContent>
                                  </w:sdt>
                                </w:p>
                                <w:p w14:paraId="2E0A52C7" w14:textId="1B5446E4" w:rsidR="001B360D" w:rsidRPr="00E261B0" w:rsidRDefault="001B360D" w:rsidP="001B360D">
                                  <w:pPr>
                                    <w:spacing w:after="0"/>
                                    <w:jc w:val="center"/>
                                    <w:rPr>
                                      <w:b/>
                                      <w:bCs/>
                                    </w:rPr>
                                  </w:pPr>
                                </w:p>
                                <w:p w14:paraId="524AE588" w14:textId="5D1664F9" w:rsidR="00AA5AD3" w:rsidRPr="0098793D" w:rsidRDefault="00AA5AD3">
                                  <w:pPr>
                                    <w:rPr>
                                      <w:b/>
                                      <w:bCs/>
                                      <w:color w:val="5B9BD5" w:themeColor="accent1"/>
                                      <w:sz w:val="40"/>
                                      <w:szCs w:val="40"/>
                                    </w:rPr>
                                  </w:pPr>
                                </w:p>
                                <w:p w14:paraId="6068C721" w14:textId="0C86F9BA" w:rsidR="00341A45" w:rsidRDefault="00371811">
                                  <w:pPr>
                                    <w:rPr>
                                      <w:b/>
                                      <w:bCs/>
                                      <w:color w:val="808080" w:themeColor="text1" w:themeTint="7F"/>
                                      <w:sz w:val="32"/>
                                      <w:szCs w:val="32"/>
                                    </w:rPr>
                                  </w:pPr>
                                  <w:r>
                                    <w:rPr>
                                      <w:b/>
                                      <w:bCs/>
                                      <w:color w:val="808080" w:themeColor="text1" w:themeTint="7F"/>
                                      <w:sz w:val="32"/>
                                      <w:szCs w:val="32"/>
                                    </w:rPr>
                                    <w:t xml:space="preserve">Versión </w:t>
                                  </w:r>
                                  <w:r w:rsidR="001F55B2">
                                    <w:rPr>
                                      <w:b/>
                                      <w:bCs/>
                                      <w:color w:val="808080" w:themeColor="text1" w:themeTint="7F"/>
                                      <w:sz w:val="32"/>
                                      <w:szCs w:val="32"/>
                                    </w:rPr>
                                    <w:t>3.0</w:t>
                                  </w:r>
                                </w:p>
                              </w:txbxContent>
                            </wps:txbx>
                            <wps:bodyPr rot="0" vert="horz" wrap="square" lIns="91440" tIns="45720" rIns="91440" bIns="45720" anchor="b" anchorCtr="0" upright="1">
                              <a:noAutofit/>
                            </wps:bodyPr>
                          </wps:wsp>
                        </wpg:wgp>
                      </a:graphicData>
                    </a:graphic>
                    <wp14:sizeRelH relativeFrom="page">
                      <wp14:pctWidth>100000</wp14:pctWidth>
                    </wp14:sizeRelH>
                    <wp14:sizeRelV relativeFrom="margin">
                      <wp14:pctHeight>0</wp14:pctHeight>
                    </wp14:sizeRelV>
                  </wp:anchor>
                </w:drawing>
              </mc:Choice>
              <mc:Fallback>
                <w:pict>
                  <v:group w14:anchorId="61BA2FB9" id="Group 2" o:spid="_x0000_s1026" style="position:absolute;margin-left:0;margin-top:42.6pt;width:611.5pt;height:606.7pt;z-index:251660288;mso-width-percent:1000;mso-position-horizontal-relative:page;mso-position-vertical-relative:margin;mso-width-percent:1000;mso-height-relative:margin" coordorigin=",2294" coordsize="12239,121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" o:allowincell="f">
                    <v:group id="Group 3" o:spid="_x0000_s1027" style="position:absolute;top:9661;width:12239;height:4739" coordorigin="-6,3399" coordsize="12197,4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group id="Group 4" o:spid="_x0000_s1028" style="position:absolute;left:-6;top:3717;width:12189;height:3550" coordorigin="18,7468" coordsize="12189,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shape id="Freeform 5" o:spid="_x0000_s1029" style="position:absolute;left:18;top:7837;width:7132;height:2863;visibility:visible;mso-wrap-style:square;v-text-anchor:top" coordsize="7132,2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" path="m,l17,2863,7132,2578r,-2378l,xe" fillcolor="#adccea [1620]" stroked="f">
                          <v:fill opacity="32896f"/>
                          <v:path arrowok="t" o:connecttype="custom" o:connectlocs="0,0;17,2863;7132,2578;7132,200;0,0" o:connectangles="0,0,0,0,0"/>
                        </v:shape>
                        <v:shape id="Freeform 6" o:spid="_x0000_s1030" style="position:absolute;left:7150;top:7468;width:3466;height:3550;visibility:visible;mso-wrap-style:square;v-text-anchor:top" coordsize="3466,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" path="m,569l,2930r3466,620l3466,,,569xe" fillcolor="#d6e6f4 [820]" stroked="f">
                          <v:fill opacity="32896f"/>
                          <v:path arrowok="t" o:connecttype="custom" o:connectlocs="0,569;0,2930;3466,3550;3466,0;0,569" o:connectangles="0,0,0,0,0"/>
                        </v:shape>
                        <v:shape id="Freeform 7" o:spid="_x0000_s1031" style="position:absolute;left:10616;top:7468;width:1591;height:3550;visibility:visible;mso-wrap-style:square;v-text-anchor:top" coordsize="1591,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" path="m,l,3550,1591,2746r,-2009l,xe" fillcolor="#adccea [1620]" stroked="f">
                          <v:fill opacity="32896f"/>
                          <v:path arrowok="t" o:connecttype="custom" o:connectlocs="0,0;0,3550;1591,2746;1591,737;0,0" o:connectangles="0,0,0,0,0"/>
                        </v:shape>
                      </v:group>
                      <v:shape id="Freeform 8" o:spid="_x0000_s1032" style="position:absolute;left:8071;top:4069;width:4120;height:2913;visibility:visible;mso-wrap-style:square;v-text-anchor:top" coordsize="4120,2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" path="m1,251l,2662r4120,251l4120,,1,251xe" fillcolor="#d8d8d8 [2732]" stroked="f">
                        <v:path arrowok="t" o:connecttype="custom" o:connectlocs="1,251;0,2662;4120,2913;4120,0;1,251" o:connectangles="0,0,0,0,0"/>
                      </v:shape>
                      <v:shape id="Freeform 9" o:spid="_x0000_s1033" style="position:absolute;left:4104;top:3399;width:3985;height:4236;visibility:visible;mso-wrap-style:square;v-text-anchor:top" coordsize="3985,4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" path="m,l,4236,3985,3349r,-2428l,xe" fillcolor="#bfbfbf [2412]" stroked="f">
                        <v:path arrowok="t" o:connecttype="custom" o:connectlocs="0,0;0,4236;3985,3349;3985,921;0,0" o:connectangles="0,0,0,0,0"/>
                      </v:shape>
                      <v:shape id="Freeform 10" o:spid="_x0000_s1034" style="position:absolute;left:18;top:3399;width:4086;height:4253;visibility:visible;mso-wrap-style:square;v-text-anchor:top" coordsize="4086,4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" path="m4086,r-2,4253l,3198,,1072,4086,xe" fillcolor="#d8d8d8 [2732]" stroked="f">
                        <v:path arrowok="t" o:connecttype="custom" o:connectlocs="4086,0;4084,4253;0,3198;0,1072;4086,0" o:connectangles="0,0,0,0,0"/>
                      </v:shape>
                      <v:shape id="Freeform 11" o:spid="_x0000_s1035" style="position:absolute;left:17;top:3617;width:2076;height:3851;visibility:visible;mso-wrap-style:square;v-text-anchor:top" coordsize="2076,3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" path="m,921l2060,r16,3851l,2981,,921xe" fillcolor="#d6e6f4 [820]" stroked="f">
                        <v:fill opacity="46003f"/>
                        <v:path arrowok="t" o:connecttype="custom" o:connectlocs="0,921;2060,0;2076,3851;0,2981;0,921" o:connectangles="0,0,0,0,0"/>
                      </v:shape>
                      <v:shape id="Freeform 12" o:spid="_x0000_s1036" style="position:absolute;left:2077;top:3617;width:6011;height:3835;visibility:visible;mso-wrap-style:square;v-text-anchor:top" coordsize="6011,3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" path="m,l17,3835,6011,2629r,-1390l,xe" fillcolor="#adccea [1620]" stroked="f">
                        <v:fill opacity="46003f"/>
                        <v:path arrowok="t" o:connecttype="custom" o:connectlocs="0,0;17,3835;6011,2629;6011,1239;0,0" o:connectangles="0,0,0,0,0"/>
                      </v:shape>
                      <v:shape id="Freeform 13" o:spid="_x0000_s1037" style="position:absolute;left:8088;top:3835;width:4102;height:3432;visibility:visible;mso-wrap-style:square;v-text-anchor:top" coordsize="4102,3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" path="m,1038l,2411,4102,3432,4102,,,1038xe" fillcolor="#d6e6f4 [820]" stroked="f">
                        <v:fill opacity="46003f"/>
                        <v:path arrowok="t" o:connecttype="custom" o:connectlocs="0,1038;0,2411;4102,3432;4102,0;0,1038" o:connectangles="0,0,0,0,0"/>
                      </v:shape>
                    </v:group>
                    <v:rect id="Rectangle 15" o:spid="_x0000_s1038" style="position:absolute;left:5089;top:11160;width:6413;height:1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" filled="f" stroked="f">
                      <v:textbox style="mso-fit-shape-to-text:t">
                        <w:txbxContent>
                          <w:p w14:paraId="7B21BD93" w14:textId="2F096677" w:rsidR="00AA5AD3" w:rsidRPr="006A4850" w:rsidRDefault="006A4850">
                            <w:pPr>
                              <w:jc w:val="right"/>
                              <w:rPr>
                                <w:rFonts w:ascii="Segoe UI Light" w:hAnsi="Segoe UI Light" w:cs="Segoe UI Light"/>
                                <w:sz w:val="56"/>
                                <w:szCs w:val="56"/>
                              </w:rPr>
                            </w:pPr>
                            <w:r w:rsidRPr="006A4850">
                              <w:rPr>
                                <w:rFonts w:ascii="Segoe UI Light" w:hAnsi="Segoe UI Light" w:cs="Segoe UI Light"/>
                                <w:sz w:val="56"/>
                                <w:szCs w:val="56"/>
                              </w:rPr>
                              <w:t xml:space="preserve"> </w:t>
                            </w:r>
                            <w:r w:rsidR="00D6721D">
                              <w:rPr>
                                <w:rFonts w:ascii="Segoe UI Light" w:hAnsi="Segoe UI Light" w:cs="Segoe UI Light"/>
                                <w:sz w:val="36"/>
                                <w:szCs w:val="36"/>
                              </w:rPr>
                              <w:t>JULIO</w:t>
                            </w:r>
                            <w:r w:rsidRPr="006E0F59">
                              <w:rPr>
                                <w:rFonts w:ascii="Segoe UI Light" w:hAnsi="Segoe UI Light" w:cs="Segoe UI Light"/>
                                <w:sz w:val="36"/>
                                <w:szCs w:val="36"/>
                              </w:rPr>
                              <w:t xml:space="preserve"> </w:t>
                            </w:r>
                            <w:r w:rsidR="00AA5AD3" w:rsidRPr="006E0F59">
                              <w:rPr>
                                <w:rFonts w:ascii="Segoe UI Light" w:hAnsi="Segoe UI Light" w:cs="Segoe UI Light"/>
                                <w:sz w:val="36"/>
                                <w:szCs w:val="36"/>
                              </w:rPr>
                              <w:t>20</w:t>
                            </w:r>
                            <w:sdt>
                              <w:sdtPr>
                                <w:rPr>
                                  <w:rFonts w:ascii="Segoe UI Light" w:hAnsi="Segoe UI Light" w:cs="Segoe UI Light"/>
                                  <w:sz w:val="36"/>
                                  <w:szCs w:val="36"/>
                                </w:rPr>
                                <w:alias w:val="Año"/>
                                <w:id w:val="146431220"/>
                                <w:placeholder>
                                  <w:docPart w:val="83EC9569C17947949165B82462CC4B69"/>
                                </w:placeholder>
                                <w:dataBinding w:prefixMappings="xmlns:ns0='http://schemas.microsoft.com/office/2006/coverPageProps'" w:xpath="/ns0:CoverPageProperties[1]/ns0:PublishDate[1]" w:storeItemID="{55AF091B-3C7A-41E3-B477-F2FDAA23CFDA}"/>
                                <w:date>
                                  <w:dateFormat w:val="yy"/>
                                  <w:lid w:val="es-ES"/>
                                  <w:storeMappedDataAs w:val="dateTime"/>
                                  <w:calendar w:val="gregorian"/>
                                </w:date>
                              </w:sdtPr>
                              <w:sdtContent>
                                <w:r w:rsidR="009C3CA1">
                                  <w:rPr>
                                    <w:rFonts w:ascii="Segoe UI Light" w:hAnsi="Segoe UI Light" w:cs="Segoe UI Light"/>
                                    <w:sz w:val="36"/>
                                    <w:szCs w:val="36"/>
                                  </w:rPr>
                                  <w:t>2</w:t>
                                </w:r>
                                <w:r w:rsidR="00D6721D">
                                  <w:rPr>
                                    <w:rFonts w:ascii="Segoe UI Light" w:hAnsi="Segoe UI Light" w:cs="Segoe UI Light"/>
                                    <w:sz w:val="36"/>
                                    <w:szCs w:val="36"/>
                                  </w:rPr>
                                  <w:t>6</w:t>
                                </w:r>
                              </w:sdtContent>
                            </w:sdt>
                          </w:p>
                        </w:txbxContent>
                      </v:textbox>
                    </v:rect>
                    <v:rect id="Rectangle 16" o:spid="_x0000_s1039" style="position:absolute;left:1800;top:2294;width:8638;height:726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" filled="f" stroked="f">
                      <v:textbox>
                        <w:txbxContent>
                          <w:p w14:paraId="44C846A4" w14:textId="3BEDFD0B" w:rsidR="00AA5AD3" w:rsidRPr="006E0F59" w:rsidRDefault="00000000" w:rsidP="00167BD8">
                            <w:pPr>
                              <w:spacing w:after="0"/>
                              <w:jc w:val="center"/>
                              <w:rPr>
                                <w:b/>
                                <w:bCs/>
                                <w:color w:val="44546A" w:themeColor="text2"/>
                                <w:sz w:val="56"/>
                                <w:szCs w:val="56"/>
                              </w:rPr>
                            </w:pPr>
                            <w:sdt>
                              <w:sdtPr>
                                <w:rPr>
                                  <w:rFonts w:ascii="Segoe UI Light" w:hAnsi="Segoe UI Light" w:cs="Segoe UI Light"/>
                                  <w:color w:val="44546A" w:themeColor="text2"/>
                                  <w:sz w:val="56"/>
                                  <w:szCs w:val="56"/>
                                </w:rPr>
                                <w:alias w:val="Título"/>
                                <w:id w:val="146431221"/>
                                <w:dataBinding w:prefixMappings="xmlns:ns0='http://schemas.openxmlformats.org/package/2006/metadata/core-properties' xmlns:ns1='http://purl.org/dc/elements/1.1/'" w:xpath="/ns0:coreProperties[1]/ns1:title[1]" w:storeItemID="{6C3C8BC8-F283-45AE-878A-BAB7291924A1}"/>
                                <w:text/>
                              </w:sdtPr>
                              <w:sdtContent>
                                <w:r w:rsidR="00AE14CF" w:rsidRPr="006E0F59">
                                  <w:rPr>
                                    <w:rFonts w:ascii="Segoe UI Light" w:hAnsi="Segoe UI Light" w:cs="Segoe UI Light"/>
                                    <w:color w:val="44546A" w:themeColor="text2"/>
                                    <w:sz w:val="56"/>
                                    <w:szCs w:val="56"/>
                                  </w:rPr>
                                  <w:t xml:space="preserve">MANUAL </w:t>
                                </w:r>
                                <w:r w:rsidR="00371811">
                                  <w:rPr>
                                    <w:rFonts w:ascii="Segoe UI Light" w:hAnsi="Segoe UI Light" w:cs="Segoe UI Light"/>
                                    <w:color w:val="44546A" w:themeColor="text2"/>
                                    <w:sz w:val="56"/>
                                    <w:szCs w:val="56"/>
                                  </w:rPr>
                                  <w:t>USO APLICATIVO VALIDA</w:t>
                                </w:r>
                                <w:r w:rsidR="00B8516C">
                                  <w:rPr>
                                    <w:rFonts w:ascii="Segoe UI Light" w:hAnsi="Segoe UI Light" w:cs="Segoe UI Light"/>
                                    <w:color w:val="44546A" w:themeColor="text2"/>
                                    <w:sz w:val="56"/>
                                    <w:szCs w:val="56"/>
                                  </w:rPr>
                                  <w:t>DOR CONSISTENCIAS</w:t>
                                </w:r>
                                <w:r w:rsidR="00371811">
                                  <w:rPr>
                                    <w:rFonts w:ascii="Segoe UI Light" w:hAnsi="Segoe UI Light" w:cs="Segoe UI Light"/>
                                    <w:color w:val="44546A" w:themeColor="text2"/>
                                    <w:sz w:val="56"/>
                                    <w:szCs w:val="56"/>
                                  </w:rPr>
                                  <w:t xml:space="preserve"> REM</w:t>
                                </w:r>
                              </w:sdtContent>
                            </w:sdt>
                          </w:p>
                          <w:p w14:paraId="2E0A52C7" w14:textId="1B5446E4" w:rsidR="001B360D" w:rsidRPr="00E261B0" w:rsidRDefault="001B360D" w:rsidP="001B360D">
                            <w:pPr>
                              <w:spacing w:after="0"/>
                              <w:jc w:val="center"/>
                              <w:rPr>
                                <w:b/>
                                <w:bCs/>
                              </w:rPr>
                            </w:pPr>
                          </w:p>
                          <w:p w14:paraId="524AE588" w14:textId="5D1664F9" w:rsidR="00AA5AD3" w:rsidRPr="0098793D" w:rsidRDefault="00AA5AD3">
                            <w:pPr>
                              <w:rPr>
                                <w:b/>
                                <w:bCs/>
                                <w:color w:val="5B9BD5" w:themeColor="accent1"/>
                                <w:sz w:val="40"/>
                                <w:szCs w:val="40"/>
                              </w:rPr>
                            </w:pPr>
                          </w:p>
                          <w:p w14:paraId="6068C721" w14:textId="0C86F9BA" w:rsidR="00341A45" w:rsidRDefault="00371811">
                            <w:pPr>
                              <w:rPr>
                                <w:b/>
                                <w:bCs/>
                                <w:color w:val="808080" w:themeColor="text1" w:themeTint="7F"/>
                                <w:sz w:val="32"/>
                                <w:szCs w:val="32"/>
                              </w:rPr>
                            </w:pPr>
                            <w:r>
                              <w:rPr>
                                <w:b/>
                                <w:bCs/>
                                <w:color w:val="808080" w:themeColor="text1" w:themeTint="7F"/>
                                <w:sz w:val="32"/>
                                <w:szCs w:val="32"/>
                              </w:rPr>
                              <w:t xml:space="preserve">Versión </w:t>
                            </w:r>
                            <w:r w:rsidR="001F55B2">
                              <w:rPr>
                                <w:b/>
                                <w:bCs/>
                                <w:color w:val="808080" w:themeColor="text1" w:themeTint="7F"/>
                                <w:sz w:val="32"/>
                                <w:szCs w:val="32"/>
                              </w:rPr>
                              <w:t>3.0</w:t>
                            </w:r>
                          </w:p>
                        </w:txbxContent>
                      </v:textbox>
                    </v:rect>
                    <w10:wrap anchorx="page" anchory="margin"/>
                  </v:group>
                </w:pict>
              </mc:Fallback>
            </mc:AlternateContent>
          </w:r>
        </w:p>
        <w:p w14:paraId="38908DA0" w14:textId="0EF01B6D" w:rsidR="00281CA1" w:rsidRPr="00A21257" w:rsidRDefault="00281CA1"/>
        <w:p w14:paraId="1C95FB49" w14:textId="77777777" w:rsidR="00DD49EE" w:rsidRPr="00A21257" w:rsidRDefault="00281CA1" w:rsidP="00DD49EE">
          <w:pPr>
            <w:pStyle w:val="TtuloTDC"/>
          </w:pPr>
          <w:r w:rsidRPr="00A21257">
            <w:br w:type="page"/>
          </w:r>
        </w:p>
        <w:p w14:paraId="7CA39B2A" w14:textId="5F1CAFEB" w:rsidR="0028446E" w:rsidRPr="0028446E" w:rsidRDefault="0028446E" w:rsidP="0028446E">
          <w:pPr>
            <w:spacing w:line="360" w:lineRule="auto"/>
            <w:rPr>
              <w:rFonts w:ascii="Segoe UI Light" w:hAnsi="Segoe UI Light" w:cs="Segoe UI Light"/>
              <w:b/>
              <w:bCs/>
            </w:rPr>
          </w:pPr>
        </w:p>
        <w:sdt>
          <w:sdtPr>
            <w:rPr>
              <w:caps w:val="0"/>
              <w:color w:val="auto"/>
              <w:spacing w:val="0"/>
              <w:sz w:val="22"/>
              <w:szCs w:val="22"/>
            </w:rPr>
            <w:id w:val="-970433622"/>
            <w:docPartObj>
              <w:docPartGallery w:val="Table of Contents"/>
              <w:docPartUnique/>
            </w:docPartObj>
          </w:sdtPr>
          <w:sdtEndPr>
            <w:rPr>
              <w:b/>
              <w:bCs/>
            </w:rPr>
          </w:sdtEndPr>
          <w:sdtContent>
            <w:p w14:paraId="5C493B7B" w14:textId="673E7B80" w:rsidR="00927B8C" w:rsidRDefault="00927B8C">
              <w:pPr>
                <w:pStyle w:val="TtuloTDC"/>
              </w:pPr>
              <w:r>
                <w:t>Contenido</w:t>
              </w:r>
            </w:p>
            <w:p w14:paraId="45CC70FB" w14:textId="3B62C048" w:rsidR="00827A3C" w:rsidRDefault="00927B8C">
              <w:pPr>
                <w:pStyle w:val="TDC1"/>
                <w:tabs>
                  <w:tab w:val="right" w:leader="dot" w:pos="8828"/>
                </w:tabs>
                <w:rPr>
                  <w:rFonts w:asciiTheme="minorHAnsi" w:eastAsiaTheme="minorEastAsia" w:hAnsiTheme="minorHAnsi" w:cstheme="minorBidi"/>
                  <w:noProof/>
                  <w:kern w:val="2"/>
                  <w:sz w:val="24"/>
                  <w:szCs w:val="24"/>
                  <w:lang w:val="es-CL" w:eastAsia="es-CL" w:bidi="ar-SA"/>
                  <w14:ligatures w14:val="standardContextual"/>
                </w:rPr>
              </w:pPr>
              <w:r>
                <w:fldChar w:fldCharType="begin"/>
              </w:r>
              <w:r>
                <w:instrText xml:space="preserve"> TOC \o "1-3" \h \z \u </w:instrText>
              </w:r>
              <w:r>
                <w:fldChar w:fldCharType="separate"/>
              </w:r>
              <w:hyperlink w:anchor="_Toc234422418" w:history="1">
                <w:r w:rsidR="00827A3C" w:rsidRPr="001770F2">
                  <w:rPr>
                    <w:rStyle w:val="Hipervnculo"/>
                    <w:rFonts w:cs="Segoe UI Light"/>
                    <w:noProof/>
                  </w:rPr>
                  <w:t>INTRODUCCIÓN</w:t>
                </w:r>
                <w:r w:rsidR="00827A3C">
                  <w:rPr>
                    <w:noProof/>
                    <w:webHidden/>
                  </w:rPr>
                  <w:tab/>
                </w:r>
                <w:r w:rsidR="00827A3C">
                  <w:rPr>
                    <w:noProof/>
                    <w:webHidden/>
                  </w:rPr>
                  <w:fldChar w:fldCharType="begin"/>
                </w:r>
                <w:r w:rsidR="00827A3C">
                  <w:rPr>
                    <w:noProof/>
                    <w:webHidden/>
                  </w:rPr>
                  <w:instrText xml:space="preserve"> PAGEREF _Toc234422418 \h </w:instrText>
                </w:r>
                <w:r w:rsidR="00827A3C">
                  <w:rPr>
                    <w:noProof/>
                    <w:webHidden/>
                  </w:rPr>
                </w:r>
                <w:r w:rsidR="00827A3C">
                  <w:rPr>
                    <w:noProof/>
                    <w:webHidden/>
                  </w:rPr>
                  <w:fldChar w:fldCharType="separate"/>
                </w:r>
                <w:r w:rsidR="00827A3C">
                  <w:rPr>
                    <w:noProof/>
                    <w:webHidden/>
                  </w:rPr>
                  <w:t>2</w:t>
                </w:r>
                <w:r w:rsidR="00827A3C">
                  <w:rPr>
                    <w:noProof/>
                    <w:webHidden/>
                  </w:rPr>
                  <w:fldChar w:fldCharType="end"/>
                </w:r>
              </w:hyperlink>
            </w:p>
            <w:p w14:paraId="4F1727D9" w14:textId="3D667DC2" w:rsidR="00827A3C" w:rsidRDefault="00827A3C">
              <w:pPr>
                <w:pStyle w:val="TDC1"/>
                <w:tabs>
                  <w:tab w:val="right" w:leader="dot" w:pos="8828"/>
                </w:tabs>
                <w:rPr>
                  <w:rFonts w:asciiTheme="minorHAnsi" w:eastAsiaTheme="minorEastAsia" w:hAnsiTheme="minorHAnsi" w:cstheme="minorBidi"/>
                  <w:noProof/>
                  <w:kern w:val="2"/>
                  <w:sz w:val="24"/>
                  <w:szCs w:val="24"/>
                  <w:lang w:val="es-CL" w:eastAsia="es-CL" w:bidi="ar-SA"/>
                  <w14:ligatures w14:val="standardContextual"/>
                </w:rPr>
              </w:pPr>
              <w:hyperlink w:anchor="_Toc234422419" w:history="1">
                <w:r w:rsidRPr="001770F2">
                  <w:rPr>
                    <w:rStyle w:val="Hipervnculo"/>
                    <w:rFonts w:cs="Segoe UI Light"/>
                    <w:noProof/>
                  </w:rPr>
                  <w:t>ALCANCE</w:t>
                </w:r>
                <w:r>
                  <w:rPr>
                    <w:noProof/>
                    <w:webHidden/>
                  </w:rPr>
                  <w:tab/>
                </w:r>
                <w:r>
                  <w:rPr>
                    <w:noProof/>
                    <w:webHidden/>
                  </w:rPr>
                  <w:fldChar w:fldCharType="begin"/>
                </w:r>
                <w:r>
                  <w:rPr>
                    <w:noProof/>
                    <w:webHidden/>
                  </w:rPr>
                  <w:instrText xml:space="preserve"> PAGEREF _Toc234422419 \h </w:instrText>
                </w:r>
                <w:r>
                  <w:rPr>
                    <w:noProof/>
                    <w:webHidden/>
                  </w:rPr>
                </w:r>
                <w:r>
                  <w:rPr>
                    <w:noProof/>
                    <w:webHidden/>
                  </w:rPr>
                  <w:fldChar w:fldCharType="separate"/>
                </w:r>
                <w:r>
                  <w:rPr>
                    <w:noProof/>
                    <w:webHidden/>
                  </w:rPr>
                  <w:t>2</w:t>
                </w:r>
                <w:r>
                  <w:rPr>
                    <w:noProof/>
                    <w:webHidden/>
                  </w:rPr>
                  <w:fldChar w:fldCharType="end"/>
                </w:r>
              </w:hyperlink>
            </w:p>
            <w:p w14:paraId="4660816E" w14:textId="53622A03" w:rsidR="00827A3C" w:rsidRDefault="00827A3C">
              <w:pPr>
                <w:pStyle w:val="TDC1"/>
                <w:tabs>
                  <w:tab w:val="right" w:leader="dot" w:pos="8828"/>
                </w:tabs>
                <w:rPr>
                  <w:rFonts w:asciiTheme="minorHAnsi" w:eastAsiaTheme="minorEastAsia" w:hAnsiTheme="minorHAnsi" w:cstheme="minorBidi"/>
                  <w:noProof/>
                  <w:kern w:val="2"/>
                  <w:sz w:val="24"/>
                  <w:szCs w:val="24"/>
                  <w:lang w:val="es-CL" w:eastAsia="es-CL" w:bidi="ar-SA"/>
                  <w14:ligatures w14:val="standardContextual"/>
                </w:rPr>
              </w:pPr>
              <w:hyperlink w:anchor="_Toc234422420" w:history="1">
                <w:r w:rsidRPr="001770F2">
                  <w:rPr>
                    <w:rStyle w:val="Hipervnculo"/>
                    <w:noProof/>
                  </w:rPr>
                  <w:t>DESCRIPCIÓN DEL APLICATIVO DE VALIDACIÓN REM</w:t>
                </w:r>
                <w:r>
                  <w:rPr>
                    <w:noProof/>
                    <w:webHidden/>
                  </w:rPr>
                  <w:tab/>
                </w:r>
                <w:r>
                  <w:rPr>
                    <w:noProof/>
                    <w:webHidden/>
                  </w:rPr>
                  <w:fldChar w:fldCharType="begin"/>
                </w:r>
                <w:r>
                  <w:rPr>
                    <w:noProof/>
                    <w:webHidden/>
                  </w:rPr>
                  <w:instrText xml:space="preserve"> PAGEREF _Toc234422420 \h </w:instrText>
                </w:r>
                <w:r>
                  <w:rPr>
                    <w:noProof/>
                    <w:webHidden/>
                  </w:rPr>
                </w:r>
                <w:r>
                  <w:rPr>
                    <w:noProof/>
                    <w:webHidden/>
                  </w:rPr>
                  <w:fldChar w:fldCharType="separate"/>
                </w:r>
                <w:r>
                  <w:rPr>
                    <w:noProof/>
                    <w:webHidden/>
                  </w:rPr>
                  <w:t>2</w:t>
                </w:r>
                <w:r>
                  <w:rPr>
                    <w:noProof/>
                    <w:webHidden/>
                  </w:rPr>
                  <w:fldChar w:fldCharType="end"/>
                </w:r>
              </w:hyperlink>
            </w:p>
            <w:p w14:paraId="7F522B61" w14:textId="326FEEF5" w:rsidR="00827A3C" w:rsidRDefault="00827A3C">
              <w:pPr>
                <w:pStyle w:val="TDC1"/>
                <w:tabs>
                  <w:tab w:val="right" w:leader="dot" w:pos="8828"/>
                </w:tabs>
                <w:rPr>
                  <w:rFonts w:asciiTheme="minorHAnsi" w:eastAsiaTheme="minorEastAsia" w:hAnsiTheme="minorHAnsi" w:cstheme="minorBidi"/>
                  <w:noProof/>
                  <w:kern w:val="2"/>
                  <w:sz w:val="24"/>
                  <w:szCs w:val="24"/>
                  <w:lang w:val="es-CL" w:eastAsia="es-CL" w:bidi="ar-SA"/>
                  <w14:ligatures w14:val="standardContextual"/>
                </w:rPr>
              </w:pPr>
              <w:hyperlink w:anchor="_Toc234422421" w:history="1">
                <w:r w:rsidRPr="001770F2">
                  <w:rPr>
                    <w:rStyle w:val="Hipervnculo"/>
                    <w:noProof/>
                  </w:rPr>
                  <w:t>1.OBJETIVOS:</w:t>
                </w:r>
                <w:r>
                  <w:rPr>
                    <w:noProof/>
                    <w:webHidden/>
                  </w:rPr>
                  <w:tab/>
                </w:r>
                <w:r>
                  <w:rPr>
                    <w:noProof/>
                    <w:webHidden/>
                  </w:rPr>
                  <w:fldChar w:fldCharType="begin"/>
                </w:r>
                <w:r>
                  <w:rPr>
                    <w:noProof/>
                    <w:webHidden/>
                  </w:rPr>
                  <w:instrText xml:space="preserve"> PAGEREF _Toc234422421 \h </w:instrText>
                </w:r>
                <w:r>
                  <w:rPr>
                    <w:noProof/>
                    <w:webHidden/>
                  </w:rPr>
                </w:r>
                <w:r>
                  <w:rPr>
                    <w:noProof/>
                    <w:webHidden/>
                  </w:rPr>
                  <w:fldChar w:fldCharType="separate"/>
                </w:r>
                <w:r>
                  <w:rPr>
                    <w:noProof/>
                    <w:webHidden/>
                  </w:rPr>
                  <w:t>2</w:t>
                </w:r>
                <w:r>
                  <w:rPr>
                    <w:noProof/>
                    <w:webHidden/>
                  </w:rPr>
                  <w:fldChar w:fldCharType="end"/>
                </w:r>
              </w:hyperlink>
            </w:p>
            <w:p w14:paraId="0E5720F3" w14:textId="24D8ED25" w:rsidR="00827A3C" w:rsidRDefault="00827A3C">
              <w:pPr>
                <w:pStyle w:val="TDC1"/>
                <w:tabs>
                  <w:tab w:val="right" w:leader="dot" w:pos="8828"/>
                </w:tabs>
                <w:rPr>
                  <w:rFonts w:asciiTheme="minorHAnsi" w:eastAsiaTheme="minorEastAsia" w:hAnsiTheme="minorHAnsi" w:cstheme="minorBidi"/>
                  <w:noProof/>
                  <w:kern w:val="2"/>
                  <w:sz w:val="24"/>
                  <w:szCs w:val="24"/>
                  <w:lang w:val="es-CL" w:eastAsia="es-CL" w:bidi="ar-SA"/>
                  <w14:ligatures w14:val="standardContextual"/>
                </w:rPr>
              </w:pPr>
              <w:hyperlink w:anchor="_Toc234422422" w:history="1">
                <w:r w:rsidRPr="001770F2">
                  <w:rPr>
                    <w:rStyle w:val="Hipervnculo"/>
                    <w:noProof/>
                  </w:rPr>
                  <w:t>2.FUNCIONALIDADES:</w:t>
                </w:r>
                <w:r>
                  <w:rPr>
                    <w:noProof/>
                    <w:webHidden/>
                  </w:rPr>
                  <w:tab/>
                </w:r>
                <w:r>
                  <w:rPr>
                    <w:noProof/>
                    <w:webHidden/>
                  </w:rPr>
                  <w:fldChar w:fldCharType="begin"/>
                </w:r>
                <w:r>
                  <w:rPr>
                    <w:noProof/>
                    <w:webHidden/>
                  </w:rPr>
                  <w:instrText xml:space="preserve"> PAGEREF _Toc234422422 \h </w:instrText>
                </w:r>
                <w:r>
                  <w:rPr>
                    <w:noProof/>
                    <w:webHidden/>
                  </w:rPr>
                </w:r>
                <w:r>
                  <w:rPr>
                    <w:noProof/>
                    <w:webHidden/>
                  </w:rPr>
                  <w:fldChar w:fldCharType="separate"/>
                </w:r>
                <w:r>
                  <w:rPr>
                    <w:noProof/>
                    <w:webHidden/>
                  </w:rPr>
                  <w:t>2</w:t>
                </w:r>
                <w:r>
                  <w:rPr>
                    <w:noProof/>
                    <w:webHidden/>
                  </w:rPr>
                  <w:fldChar w:fldCharType="end"/>
                </w:r>
              </w:hyperlink>
            </w:p>
            <w:p w14:paraId="3F97D5BB" w14:textId="10E4C64D" w:rsidR="00827A3C" w:rsidRDefault="00827A3C">
              <w:pPr>
                <w:pStyle w:val="TDC1"/>
                <w:tabs>
                  <w:tab w:val="right" w:leader="dot" w:pos="8828"/>
                </w:tabs>
                <w:rPr>
                  <w:rFonts w:asciiTheme="minorHAnsi" w:eastAsiaTheme="minorEastAsia" w:hAnsiTheme="minorHAnsi" w:cstheme="minorBidi"/>
                  <w:noProof/>
                  <w:kern w:val="2"/>
                  <w:sz w:val="24"/>
                  <w:szCs w:val="24"/>
                  <w:lang w:val="es-CL" w:eastAsia="es-CL" w:bidi="ar-SA"/>
                  <w14:ligatures w14:val="standardContextual"/>
                </w:rPr>
              </w:pPr>
              <w:hyperlink w:anchor="_Toc234422423" w:history="1">
                <w:r w:rsidRPr="001770F2">
                  <w:rPr>
                    <w:rStyle w:val="Hipervnculo"/>
                    <w:noProof/>
                  </w:rPr>
                  <w:t>PREPARACIÓN DEL APLICATIVO</w:t>
                </w:r>
                <w:r>
                  <w:rPr>
                    <w:noProof/>
                    <w:webHidden/>
                  </w:rPr>
                  <w:tab/>
                </w:r>
                <w:r>
                  <w:rPr>
                    <w:noProof/>
                    <w:webHidden/>
                  </w:rPr>
                  <w:fldChar w:fldCharType="begin"/>
                </w:r>
                <w:r>
                  <w:rPr>
                    <w:noProof/>
                    <w:webHidden/>
                  </w:rPr>
                  <w:instrText xml:space="preserve"> PAGEREF _Toc234422423 \h </w:instrText>
                </w:r>
                <w:r>
                  <w:rPr>
                    <w:noProof/>
                    <w:webHidden/>
                  </w:rPr>
                </w:r>
                <w:r>
                  <w:rPr>
                    <w:noProof/>
                    <w:webHidden/>
                  </w:rPr>
                  <w:fldChar w:fldCharType="separate"/>
                </w:r>
                <w:r>
                  <w:rPr>
                    <w:noProof/>
                    <w:webHidden/>
                  </w:rPr>
                  <w:t>3</w:t>
                </w:r>
                <w:r>
                  <w:rPr>
                    <w:noProof/>
                    <w:webHidden/>
                  </w:rPr>
                  <w:fldChar w:fldCharType="end"/>
                </w:r>
              </w:hyperlink>
            </w:p>
            <w:p w14:paraId="2631FEBE" w14:textId="716599D3" w:rsidR="00827A3C" w:rsidRDefault="00827A3C">
              <w:pPr>
                <w:pStyle w:val="TDC1"/>
                <w:tabs>
                  <w:tab w:val="right" w:leader="dot" w:pos="8828"/>
                </w:tabs>
                <w:rPr>
                  <w:rFonts w:asciiTheme="minorHAnsi" w:eastAsiaTheme="minorEastAsia" w:hAnsiTheme="minorHAnsi" w:cstheme="minorBidi"/>
                  <w:noProof/>
                  <w:kern w:val="2"/>
                  <w:sz w:val="24"/>
                  <w:szCs w:val="24"/>
                  <w:lang w:val="es-CL" w:eastAsia="es-CL" w:bidi="ar-SA"/>
                  <w14:ligatures w14:val="standardContextual"/>
                </w:rPr>
              </w:pPr>
              <w:hyperlink w:anchor="_Toc234422428" w:history="1">
                <w:r w:rsidRPr="001770F2">
                  <w:rPr>
                    <w:rStyle w:val="Hipervnculo"/>
                    <w:noProof/>
                  </w:rPr>
                  <w:t>REQUISITOS</w:t>
                </w:r>
                <w:r>
                  <w:rPr>
                    <w:noProof/>
                    <w:webHidden/>
                  </w:rPr>
                  <w:tab/>
                </w:r>
                <w:r>
                  <w:rPr>
                    <w:noProof/>
                    <w:webHidden/>
                  </w:rPr>
                  <w:fldChar w:fldCharType="begin"/>
                </w:r>
                <w:r>
                  <w:rPr>
                    <w:noProof/>
                    <w:webHidden/>
                  </w:rPr>
                  <w:instrText xml:space="preserve"> PAGEREF _Toc234422428 \h </w:instrText>
                </w:r>
                <w:r>
                  <w:rPr>
                    <w:noProof/>
                    <w:webHidden/>
                  </w:rPr>
                </w:r>
                <w:r>
                  <w:rPr>
                    <w:noProof/>
                    <w:webHidden/>
                  </w:rPr>
                  <w:fldChar w:fldCharType="separate"/>
                </w:r>
                <w:r>
                  <w:rPr>
                    <w:noProof/>
                    <w:webHidden/>
                  </w:rPr>
                  <w:t>4</w:t>
                </w:r>
                <w:r>
                  <w:rPr>
                    <w:noProof/>
                    <w:webHidden/>
                  </w:rPr>
                  <w:fldChar w:fldCharType="end"/>
                </w:r>
              </w:hyperlink>
            </w:p>
            <w:p w14:paraId="67069184" w14:textId="48CE0A1F" w:rsidR="00827A3C" w:rsidRDefault="00827A3C">
              <w:pPr>
                <w:pStyle w:val="TDC1"/>
                <w:tabs>
                  <w:tab w:val="right" w:leader="dot" w:pos="8828"/>
                </w:tabs>
                <w:rPr>
                  <w:rFonts w:asciiTheme="minorHAnsi" w:eastAsiaTheme="minorEastAsia" w:hAnsiTheme="minorHAnsi" w:cstheme="minorBidi"/>
                  <w:noProof/>
                  <w:kern w:val="2"/>
                  <w:sz w:val="24"/>
                  <w:szCs w:val="24"/>
                  <w:lang w:val="es-CL" w:eastAsia="es-CL" w:bidi="ar-SA"/>
                  <w14:ligatures w14:val="standardContextual"/>
                </w:rPr>
              </w:pPr>
              <w:hyperlink w:anchor="_Toc234422429" w:history="1">
                <w:r w:rsidRPr="001770F2">
                  <w:rPr>
                    <w:rStyle w:val="Hipervnculo"/>
                    <w:noProof/>
                  </w:rPr>
                  <w:t>EJECUCIÓN DEL APLICATIVO DE VALIDACIÓN REM: Inicio del Proceso</w:t>
                </w:r>
                <w:r>
                  <w:rPr>
                    <w:noProof/>
                    <w:webHidden/>
                  </w:rPr>
                  <w:tab/>
                </w:r>
                <w:r>
                  <w:rPr>
                    <w:noProof/>
                    <w:webHidden/>
                  </w:rPr>
                  <w:fldChar w:fldCharType="begin"/>
                </w:r>
                <w:r>
                  <w:rPr>
                    <w:noProof/>
                    <w:webHidden/>
                  </w:rPr>
                  <w:instrText xml:space="preserve"> PAGEREF _Toc234422429 \h </w:instrText>
                </w:r>
                <w:r>
                  <w:rPr>
                    <w:noProof/>
                    <w:webHidden/>
                  </w:rPr>
                </w:r>
                <w:r>
                  <w:rPr>
                    <w:noProof/>
                    <w:webHidden/>
                  </w:rPr>
                  <w:fldChar w:fldCharType="separate"/>
                </w:r>
                <w:r>
                  <w:rPr>
                    <w:noProof/>
                    <w:webHidden/>
                  </w:rPr>
                  <w:t>5</w:t>
                </w:r>
                <w:r>
                  <w:rPr>
                    <w:noProof/>
                    <w:webHidden/>
                  </w:rPr>
                  <w:fldChar w:fldCharType="end"/>
                </w:r>
              </w:hyperlink>
            </w:p>
            <w:p w14:paraId="020974A3" w14:textId="441AAEE3" w:rsidR="00827A3C" w:rsidRDefault="00827A3C">
              <w:pPr>
                <w:pStyle w:val="TDC1"/>
                <w:tabs>
                  <w:tab w:val="right" w:leader="dot" w:pos="8828"/>
                </w:tabs>
                <w:rPr>
                  <w:rFonts w:asciiTheme="minorHAnsi" w:eastAsiaTheme="minorEastAsia" w:hAnsiTheme="minorHAnsi" w:cstheme="minorBidi"/>
                  <w:noProof/>
                  <w:kern w:val="2"/>
                  <w:sz w:val="24"/>
                  <w:szCs w:val="24"/>
                  <w:lang w:val="es-CL" w:eastAsia="es-CL" w:bidi="ar-SA"/>
                  <w14:ligatures w14:val="standardContextual"/>
                </w:rPr>
              </w:pPr>
              <w:hyperlink w:anchor="_Toc234422430" w:history="1">
                <w:r w:rsidRPr="001770F2">
                  <w:rPr>
                    <w:rStyle w:val="Hipervnculo"/>
                    <w:rFonts w:cs="Segoe UI Light"/>
                    <w:noProof/>
                  </w:rPr>
                  <w:t>EJECUCIÓN DEL APLICATIVO DE VALIDADOR CONSISTENCIAS REM: Archivos de Salida</w:t>
                </w:r>
                <w:r>
                  <w:rPr>
                    <w:noProof/>
                    <w:webHidden/>
                  </w:rPr>
                  <w:tab/>
                </w:r>
                <w:r>
                  <w:rPr>
                    <w:noProof/>
                    <w:webHidden/>
                  </w:rPr>
                  <w:fldChar w:fldCharType="begin"/>
                </w:r>
                <w:r>
                  <w:rPr>
                    <w:noProof/>
                    <w:webHidden/>
                  </w:rPr>
                  <w:instrText xml:space="preserve"> PAGEREF _Toc234422430 \h </w:instrText>
                </w:r>
                <w:r>
                  <w:rPr>
                    <w:noProof/>
                    <w:webHidden/>
                  </w:rPr>
                </w:r>
                <w:r>
                  <w:rPr>
                    <w:noProof/>
                    <w:webHidden/>
                  </w:rPr>
                  <w:fldChar w:fldCharType="separate"/>
                </w:r>
                <w:r>
                  <w:rPr>
                    <w:noProof/>
                    <w:webHidden/>
                  </w:rPr>
                  <w:t>7</w:t>
                </w:r>
                <w:r>
                  <w:rPr>
                    <w:noProof/>
                    <w:webHidden/>
                  </w:rPr>
                  <w:fldChar w:fldCharType="end"/>
                </w:r>
              </w:hyperlink>
            </w:p>
            <w:p w14:paraId="3FCC321C" w14:textId="6EC65722" w:rsidR="00827A3C" w:rsidRDefault="00827A3C">
              <w:pPr>
                <w:pStyle w:val="TDC1"/>
                <w:tabs>
                  <w:tab w:val="right" w:leader="dot" w:pos="8828"/>
                </w:tabs>
                <w:rPr>
                  <w:rFonts w:asciiTheme="minorHAnsi" w:eastAsiaTheme="minorEastAsia" w:hAnsiTheme="minorHAnsi" w:cstheme="minorBidi"/>
                  <w:noProof/>
                  <w:kern w:val="2"/>
                  <w:sz w:val="24"/>
                  <w:szCs w:val="24"/>
                  <w:lang w:val="es-CL" w:eastAsia="es-CL" w:bidi="ar-SA"/>
                  <w14:ligatures w14:val="standardContextual"/>
                </w:rPr>
              </w:pPr>
              <w:hyperlink w:anchor="_Toc234422431" w:history="1">
                <w:r w:rsidRPr="001770F2">
                  <w:rPr>
                    <w:rStyle w:val="Hipervnculo"/>
                    <w:noProof/>
                  </w:rPr>
                  <w:t>ESTRUCTURA REPORTE RESULTADOS-VALIDACIÓN.XLSX:</w:t>
                </w:r>
                <w:r>
                  <w:rPr>
                    <w:noProof/>
                    <w:webHidden/>
                  </w:rPr>
                  <w:tab/>
                </w:r>
                <w:r>
                  <w:rPr>
                    <w:noProof/>
                    <w:webHidden/>
                  </w:rPr>
                  <w:fldChar w:fldCharType="begin"/>
                </w:r>
                <w:r>
                  <w:rPr>
                    <w:noProof/>
                    <w:webHidden/>
                  </w:rPr>
                  <w:instrText xml:space="preserve"> PAGEREF _Toc234422431 \h </w:instrText>
                </w:r>
                <w:r>
                  <w:rPr>
                    <w:noProof/>
                    <w:webHidden/>
                  </w:rPr>
                </w:r>
                <w:r>
                  <w:rPr>
                    <w:noProof/>
                    <w:webHidden/>
                  </w:rPr>
                  <w:fldChar w:fldCharType="separate"/>
                </w:r>
                <w:r>
                  <w:rPr>
                    <w:noProof/>
                    <w:webHidden/>
                  </w:rPr>
                  <w:t>8</w:t>
                </w:r>
                <w:r>
                  <w:rPr>
                    <w:noProof/>
                    <w:webHidden/>
                  </w:rPr>
                  <w:fldChar w:fldCharType="end"/>
                </w:r>
              </w:hyperlink>
            </w:p>
            <w:p w14:paraId="17AB2C0D" w14:textId="6F209870" w:rsidR="00827A3C" w:rsidRDefault="00827A3C">
              <w:pPr>
                <w:pStyle w:val="TDC1"/>
                <w:tabs>
                  <w:tab w:val="right" w:leader="dot" w:pos="8828"/>
                </w:tabs>
                <w:rPr>
                  <w:rFonts w:asciiTheme="minorHAnsi" w:eastAsiaTheme="minorEastAsia" w:hAnsiTheme="minorHAnsi" w:cstheme="minorBidi"/>
                  <w:noProof/>
                  <w:kern w:val="2"/>
                  <w:sz w:val="24"/>
                  <w:szCs w:val="24"/>
                  <w:lang w:val="es-CL" w:eastAsia="es-CL" w:bidi="ar-SA"/>
                  <w14:ligatures w14:val="standardContextual"/>
                </w:rPr>
              </w:pPr>
              <w:hyperlink w:anchor="_Toc234422432" w:history="1">
                <w:r w:rsidRPr="001770F2">
                  <w:rPr>
                    <w:rStyle w:val="Hipervnculo"/>
                    <w:noProof/>
                  </w:rPr>
                  <w:t>ESTRUCTURA REPORTE ERRORES-CONSISTENCIAS-REM.XLSX:</w:t>
                </w:r>
                <w:r>
                  <w:rPr>
                    <w:noProof/>
                    <w:webHidden/>
                  </w:rPr>
                  <w:tab/>
                </w:r>
                <w:r>
                  <w:rPr>
                    <w:noProof/>
                    <w:webHidden/>
                  </w:rPr>
                  <w:fldChar w:fldCharType="begin"/>
                </w:r>
                <w:r>
                  <w:rPr>
                    <w:noProof/>
                    <w:webHidden/>
                  </w:rPr>
                  <w:instrText xml:space="preserve"> PAGEREF _Toc234422432 \h </w:instrText>
                </w:r>
                <w:r>
                  <w:rPr>
                    <w:noProof/>
                    <w:webHidden/>
                  </w:rPr>
                </w:r>
                <w:r>
                  <w:rPr>
                    <w:noProof/>
                    <w:webHidden/>
                  </w:rPr>
                  <w:fldChar w:fldCharType="separate"/>
                </w:r>
                <w:r>
                  <w:rPr>
                    <w:noProof/>
                    <w:webHidden/>
                  </w:rPr>
                  <w:t>13</w:t>
                </w:r>
                <w:r>
                  <w:rPr>
                    <w:noProof/>
                    <w:webHidden/>
                  </w:rPr>
                  <w:fldChar w:fldCharType="end"/>
                </w:r>
              </w:hyperlink>
            </w:p>
            <w:p w14:paraId="1CC5AAF8" w14:textId="19F0179C" w:rsidR="00827A3C" w:rsidRDefault="00827A3C">
              <w:pPr>
                <w:pStyle w:val="TDC1"/>
                <w:tabs>
                  <w:tab w:val="right" w:leader="dot" w:pos="8828"/>
                </w:tabs>
                <w:rPr>
                  <w:rFonts w:asciiTheme="minorHAnsi" w:eastAsiaTheme="minorEastAsia" w:hAnsiTheme="minorHAnsi" w:cstheme="minorBidi"/>
                  <w:noProof/>
                  <w:kern w:val="2"/>
                  <w:sz w:val="24"/>
                  <w:szCs w:val="24"/>
                  <w:lang w:val="es-CL" w:eastAsia="es-CL" w:bidi="ar-SA"/>
                  <w14:ligatures w14:val="standardContextual"/>
                </w:rPr>
              </w:pPr>
              <w:hyperlink w:anchor="_Toc234422433" w:history="1">
                <w:r w:rsidRPr="001770F2">
                  <w:rPr>
                    <w:rStyle w:val="Hipervnculo"/>
                    <w:noProof/>
                  </w:rPr>
                  <w:t>EJECUCIÓN DEL APLICATIVO DE VALIDADOR CONSISTENCIAS REM: Directorios y archivos de salida de configuración.</w:t>
                </w:r>
                <w:r>
                  <w:rPr>
                    <w:noProof/>
                    <w:webHidden/>
                  </w:rPr>
                  <w:tab/>
                </w:r>
                <w:r>
                  <w:rPr>
                    <w:noProof/>
                    <w:webHidden/>
                  </w:rPr>
                  <w:fldChar w:fldCharType="begin"/>
                </w:r>
                <w:r>
                  <w:rPr>
                    <w:noProof/>
                    <w:webHidden/>
                  </w:rPr>
                  <w:instrText xml:space="preserve"> PAGEREF _Toc234422433 \h </w:instrText>
                </w:r>
                <w:r>
                  <w:rPr>
                    <w:noProof/>
                    <w:webHidden/>
                  </w:rPr>
                </w:r>
                <w:r>
                  <w:rPr>
                    <w:noProof/>
                    <w:webHidden/>
                  </w:rPr>
                  <w:fldChar w:fldCharType="separate"/>
                </w:r>
                <w:r>
                  <w:rPr>
                    <w:noProof/>
                    <w:webHidden/>
                  </w:rPr>
                  <w:t>14</w:t>
                </w:r>
                <w:r>
                  <w:rPr>
                    <w:noProof/>
                    <w:webHidden/>
                  </w:rPr>
                  <w:fldChar w:fldCharType="end"/>
                </w:r>
              </w:hyperlink>
            </w:p>
            <w:p w14:paraId="007BBC06" w14:textId="663CA111" w:rsidR="00927B8C" w:rsidRDefault="00927B8C">
              <w:r>
                <w:rPr>
                  <w:b/>
                  <w:bCs/>
                </w:rPr>
                <w:fldChar w:fldCharType="end"/>
              </w:r>
            </w:p>
          </w:sdtContent>
        </w:sdt>
        <w:p w14:paraId="5B199511" w14:textId="105B1F04" w:rsidR="00CA2B22" w:rsidRDefault="00CA2B22"/>
        <w:p w14:paraId="36FF83DB" w14:textId="77777777" w:rsidR="006A4850" w:rsidRDefault="006A4850" w:rsidP="0028446E"/>
        <w:p w14:paraId="3ACDD6C9" w14:textId="77777777" w:rsidR="00A178FF" w:rsidRDefault="00A178FF" w:rsidP="0028446E"/>
        <w:p w14:paraId="23CDEEC8" w14:textId="77777777" w:rsidR="00A178FF" w:rsidRDefault="00A178FF" w:rsidP="0028446E"/>
        <w:p w14:paraId="0996C076" w14:textId="77777777" w:rsidR="00A178FF" w:rsidRDefault="00A178FF" w:rsidP="0028446E"/>
        <w:p w14:paraId="0D5E9E07" w14:textId="77777777" w:rsidR="00A178FF" w:rsidRDefault="00A178FF" w:rsidP="0028446E"/>
        <w:p w14:paraId="37BB45A0" w14:textId="77777777" w:rsidR="00A178FF" w:rsidRDefault="00A178FF" w:rsidP="0028446E"/>
        <w:p w14:paraId="6561BE3F" w14:textId="77777777" w:rsidR="00A178FF" w:rsidRDefault="00A178FF" w:rsidP="00A178FF"/>
        <w:p w14:paraId="73024547" w14:textId="39289826" w:rsidR="00A178FF" w:rsidRDefault="00000000" w:rsidP="00A178FF"/>
      </w:sdtContent>
    </w:sdt>
    <w:p w14:paraId="655191B8" w14:textId="33B99E7F" w:rsidR="006A4850" w:rsidRPr="00A178FF" w:rsidRDefault="006A4850" w:rsidP="00A178FF">
      <w:r w:rsidRPr="006A4850">
        <w:rPr>
          <w:rFonts w:ascii="Segoe UI Light" w:hAnsi="Segoe UI Light" w:cs="Segoe UI Light"/>
          <w:b/>
          <w:bCs/>
          <w:caps/>
          <w:color w:val="000000" w:themeColor="text1"/>
          <w:sz w:val="18"/>
          <w:szCs w:val="18"/>
        </w:rPr>
        <w:t>Elaborado por</w:t>
      </w:r>
      <w:r w:rsidRPr="006A4850">
        <w:rPr>
          <w:rFonts w:ascii="Segoe UI Light" w:hAnsi="Segoe UI Light" w:cs="Segoe UI Light"/>
          <w:caps/>
          <w:color w:val="000000" w:themeColor="text1"/>
          <w:sz w:val="18"/>
          <w:szCs w:val="18"/>
        </w:rPr>
        <w:t xml:space="preserve">: </w:t>
      </w:r>
      <w:r w:rsidR="00371811">
        <w:rPr>
          <w:rFonts w:ascii="Segoe UI Light" w:hAnsi="Segoe UI Light" w:cs="Segoe UI Light"/>
          <w:caps/>
          <w:color w:val="000000" w:themeColor="text1"/>
          <w:sz w:val="18"/>
          <w:szCs w:val="18"/>
        </w:rPr>
        <w:t>ROLANDO CIFUENTES</w:t>
      </w:r>
      <w:r w:rsidRPr="006A4850">
        <w:rPr>
          <w:rFonts w:ascii="Segoe UI Light" w:hAnsi="Segoe UI Light" w:cs="Segoe UI Light"/>
          <w:caps/>
          <w:color w:val="000000" w:themeColor="text1"/>
          <w:sz w:val="18"/>
          <w:szCs w:val="18"/>
        </w:rPr>
        <w:t>,</w:t>
      </w:r>
      <w:r w:rsidR="00371811">
        <w:rPr>
          <w:rFonts w:ascii="Segoe UI Light" w:hAnsi="Segoe UI Light" w:cs="Segoe UI Light"/>
          <w:caps/>
          <w:color w:val="000000" w:themeColor="text1"/>
          <w:sz w:val="18"/>
          <w:szCs w:val="18"/>
        </w:rPr>
        <w:t xml:space="preserve"> ING. INFORMÁTICO, REFERENTE DESARROLLOS</w:t>
      </w:r>
      <w:r w:rsidRPr="006A4850">
        <w:rPr>
          <w:rFonts w:ascii="Segoe UI Light" w:hAnsi="Segoe UI Light" w:cs="Segoe UI Light"/>
          <w:caps/>
          <w:color w:val="000000" w:themeColor="text1"/>
          <w:sz w:val="18"/>
          <w:szCs w:val="18"/>
        </w:rPr>
        <w:t xml:space="preserve"> Subdepartamento de estadísticaS Y REGISTROS </w:t>
      </w:r>
    </w:p>
    <w:p w14:paraId="05501DF5" w14:textId="77777777" w:rsidR="006A4850" w:rsidRPr="006A4850" w:rsidRDefault="006A4850" w:rsidP="006A4850">
      <w:pPr>
        <w:pStyle w:val="Sinespaciado"/>
        <w:spacing w:before="40" w:after="40"/>
        <w:jc w:val="right"/>
        <w:rPr>
          <w:rFonts w:ascii="Segoe UI Light" w:hAnsi="Segoe UI Light" w:cs="Segoe UI Light"/>
          <w:caps/>
          <w:color w:val="000000" w:themeColor="text1"/>
          <w:sz w:val="18"/>
          <w:szCs w:val="18"/>
        </w:rPr>
      </w:pPr>
      <w:r w:rsidRPr="006A4850">
        <w:rPr>
          <w:rFonts w:ascii="Segoe UI Light" w:hAnsi="Segoe UI Light" w:cs="Segoe UI Light"/>
          <w:b/>
          <w:bCs/>
          <w:caps/>
          <w:color w:val="000000" w:themeColor="text1"/>
          <w:sz w:val="18"/>
          <w:szCs w:val="18"/>
        </w:rPr>
        <w:t>Revisado por:</w:t>
      </w:r>
      <w:r w:rsidRPr="006A4850">
        <w:rPr>
          <w:rFonts w:ascii="Segoe UI Light" w:hAnsi="Segoe UI Light" w:cs="Segoe UI Light"/>
          <w:caps/>
          <w:color w:val="000000" w:themeColor="text1"/>
          <w:sz w:val="18"/>
          <w:szCs w:val="18"/>
        </w:rPr>
        <w:t xml:space="preserve"> KARINA STAPFER, jefa Subdepartamento de estadísticaS Y REGISTROS </w:t>
      </w:r>
    </w:p>
    <w:p w14:paraId="4E487410" w14:textId="77777777" w:rsidR="003F2931" w:rsidRPr="00A21257" w:rsidDel="005A5FC6" w:rsidRDefault="003F2931" w:rsidP="0089445B">
      <w:pPr>
        <w:pStyle w:val="Titulo"/>
        <w:rPr>
          <w:del w:id="0" w:author="Karina Stapfer Jara" w:date="2025-11-11T14:48:00Z" w16du:dateUtc="2025-11-11T17:48:00Z"/>
        </w:rPr>
      </w:pPr>
    </w:p>
    <w:p w14:paraId="61D83260" w14:textId="77777777" w:rsidR="00341A45" w:rsidRPr="00C31F9A" w:rsidRDefault="00341A45" w:rsidP="0089445B">
      <w:pPr>
        <w:pStyle w:val="Titulo"/>
        <w:rPr>
          <w:rFonts w:cs="Segoe UI Light"/>
          <w:sz w:val="20"/>
          <w:szCs w:val="20"/>
        </w:rPr>
      </w:pPr>
      <w:bookmarkStart w:id="1" w:name="_Toc234403681"/>
      <w:bookmarkStart w:id="2" w:name="_Toc201653894"/>
      <w:bookmarkStart w:id="3" w:name="_Toc213764890"/>
      <w:bookmarkStart w:id="4" w:name="_Toc234422418"/>
      <w:r w:rsidRPr="00C31F9A">
        <w:rPr>
          <w:rFonts w:cs="Segoe UI Light"/>
          <w:sz w:val="20"/>
          <w:szCs w:val="20"/>
        </w:rPr>
        <w:t>INTRODUCCIÓN</w:t>
      </w:r>
      <w:bookmarkEnd w:id="1"/>
      <w:bookmarkEnd w:id="4"/>
    </w:p>
    <w:p w14:paraId="3E1181EA" w14:textId="77777777" w:rsidR="00341A45" w:rsidRDefault="00341A45" w:rsidP="00341A45">
      <w:pPr>
        <w:spacing w:line="276" w:lineRule="auto"/>
        <w:jc w:val="both"/>
        <w:rPr>
          <w:rFonts w:ascii="Segoe UI Light" w:hAnsi="Segoe UI Light" w:cs="Segoe UI Light"/>
          <w:sz w:val="20"/>
          <w:szCs w:val="20"/>
        </w:rPr>
      </w:pPr>
      <w:r w:rsidRPr="00371811">
        <w:rPr>
          <w:rFonts w:ascii="Segoe UI Light" w:hAnsi="Segoe UI Light" w:cs="Segoe UI Light"/>
          <w:sz w:val="20"/>
          <w:szCs w:val="20"/>
        </w:rPr>
        <w:t xml:space="preserve">El aplicativo de validación de registro estadístico mensual </w:t>
      </w:r>
      <w:r>
        <w:rPr>
          <w:rFonts w:ascii="Segoe UI Light" w:hAnsi="Segoe UI Light" w:cs="Segoe UI Light"/>
          <w:sz w:val="20"/>
          <w:szCs w:val="20"/>
        </w:rPr>
        <w:t xml:space="preserve">(REM) </w:t>
      </w:r>
      <w:r w:rsidRPr="00371811">
        <w:rPr>
          <w:rFonts w:ascii="Segoe UI Light" w:hAnsi="Segoe UI Light" w:cs="Segoe UI Light"/>
          <w:sz w:val="20"/>
          <w:szCs w:val="20"/>
        </w:rPr>
        <w:t>en salud ha sido desarrollado con el objetivo de optimizar la revisión, consistencia y calidad de los datos reportados por los establecimientos de salud. Esta herramienta permite detectar errores, inconsistencias y omisiones en los registros, facilitando la validación oportuna de la información antes de su envío oficial. De esta manera, se fortalece la confiabilidad de las estadísticas sanitarias y se contribuye a una mejor toma de decisiones en el ámbito de la gestión en salud.</w:t>
      </w:r>
    </w:p>
    <w:p w14:paraId="40B1BD35" w14:textId="77777777" w:rsidR="00341A45" w:rsidRDefault="00341A45" w:rsidP="00341A45">
      <w:pPr>
        <w:spacing w:line="276" w:lineRule="auto"/>
        <w:jc w:val="center"/>
        <w:rPr>
          <w:rFonts w:ascii="Segoe UI Light" w:hAnsi="Segoe UI Light" w:cs="Segoe UI Light"/>
          <w:sz w:val="20"/>
          <w:szCs w:val="20"/>
        </w:rPr>
      </w:pPr>
    </w:p>
    <w:p w14:paraId="7DB473DD" w14:textId="77777777" w:rsidR="00341A45" w:rsidRPr="0089445B" w:rsidRDefault="00341A45" w:rsidP="0089445B">
      <w:pPr>
        <w:pStyle w:val="Titulo"/>
        <w:rPr>
          <w:rFonts w:cs="Segoe UI Light"/>
          <w:sz w:val="20"/>
          <w:szCs w:val="20"/>
        </w:rPr>
      </w:pPr>
      <w:bookmarkStart w:id="5" w:name="_Toc234403682"/>
      <w:bookmarkStart w:id="6" w:name="_Toc234422419"/>
      <w:r>
        <w:rPr>
          <w:rFonts w:cs="Segoe UI Light"/>
          <w:sz w:val="20"/>
          <w:szCs w:val="20"/>
        </w:rPr>
        <w:t>ALCANCE</w:t>
      </w:r>
      <w:bookmarkEnd w:id="5"/>
      <w:bookmarkEnd w:id="6"/>
    </w:p>
    <w:p w14:paraId="0ECDEEC8" w14:textId="77777777" w:rsidR="00341A45" w:rsidRDefault="00341A45" w:rsidP="00341A45">
      <w:pPr>
        <w:spacing w:line="276" w:lineRule="auto"/>
        <w:jc w:val="both"/>
        <w:rPr>
          <w:rFonts w:ascii="Segoe UI Light" w:hAnsi="Segoe UI Light" w:cs="Segoe UI Light"/>
          <w:sz w:val="20"/>
          <w:szCs w:val="20"/>
        </w:rPr>
      </w:pPr>
      <w:r w:rsidRPr="00371811">
        <w:rPr>
          <w:rFonts w:ascii="Segoe UI Light" w:hAnsi="Segoe UI Light" w:cs="Segoe UI Light"/>
          <w:sz w:val="20"/>
          <w:szCs w:val="20"/>
        </w:rPr>
        <w:t>El aplicativo está diseñado para ser utilizado en todos los establecimientos de la red asistencial, tanto de atención primaria como secundaria, facilitando la validación y consolidación de la información estadística mensual</w:t>
      </w:r>
      <w:r>
        <w:rPr>
          <w:rFonts w:ascii="Segoe UI Light" w:hAnsi="Segoe UI Light" w:cs="Segoe UI Light"/>
          <w:sz w:val="20"/>
          <w:szCs w:val="20"/>
        </w:rPr>
        <w:t xml:space="preserve"> previo al envío oficial al Subdepartamento de Estadística y Registros del Servicio de Salud Metropolitano Central. </w:t>
      </w:r>
    </w:p>
    <w:p w14:paraId="0D4E2E20" w14:textId="77777777" w:rsidR="00341A45" w:rsidRPr="00FC1A1B" w:rsidRDefault="00341A45" w:rsidP="00341A45">
      <w:pPr>
        <w:spacing w:line="276" w:lineRule="auto"/>
        <w:jc w:val="both"/>
        <w:rPr>
          <w:rFonts w:ascii="Segoe UI Light" w:hAnsi="Segoe UI Light" w:cs="Segoe UI Light"/>
          <w:sz w:val="20"/>
          <w:szCs w:val="20"/>
        </w:rPr>
      </w:pPr>
      <w:r>
        <w:rPr>
          <w:rFonts w:ascii="Segoe UI Light" w:hAnsi="Segoe UI Light" w:cs="Segoe UI Light"/>
          <w:sz w:val="20"/>
          <w:szCs w:val="20"/>
        </w:rPr>
        <w:t xml:space="preserve">Así mismo es una herramienta que será utilizada para analizar y monitorear los datos desde el Subdepartamento de Estadística y Registros del Servicio de Salud Metropolitano Central una vez recibidos </w:t>
      </w:r>
      <w:r w:rsidRPr="00FC1A1B">
        <w:rPr>
          <w:rFonts w:ascii="Segoe UI Light" w:hAnsi="Segoe UI Light" w:cs="Segoe UI Light"/>
          <w:sz w:val="20"/>
          <w:szCs w:val="20"/>
        </w:rPr>
        <w:t>los archivos tanto en el periodo estadístico en curso como en correcciones REM.</w:t>
      </w:r>
    </w:p>
    <w:p w14:paraId="0B4C2F56" w14:textId="77777777" w:rsidR="00341A45" w:rsidRPr="00FC1A1B" w:rsidRDefault="00341A45" w:rsidP="00341A45">
      <w:pPr>
        <w:spacing w:line="276" w:lineRule="auto"/>
        <w:jc w:val="both"/>
        <w:rPr>
          <w:rFonts w:ascii="Segoe UI Light" w:hAnsi="Segoe UI Light" w:cs="Segoe UI Light"/>
          <w:sz w:val="20"/>
          <w:szCs w:val="20"/>
        </w:rPr>
      </w:pPr>
    </w:p>
    <w:p w14:paraId="04C0A214" w14:textId="77777777" w:rsidR="00341A45" w:rsidRPr="00FC1A1B" w:rsidRDefault="00341A45" w:rsidP="0089445B">
      <w:pPr>
        <w:pStyle w:val="Titulo"/>
      </w:pPr>
      <w:bookmarkStart w:id="7" w:name="_Toc213764892"/>
      <w:bookmarkStart w:id="8" w:name="_Toc234403683"/>
      <w:bookmarkStart w:id="9" w:name="_Toc234422420"/>
      <w:r w:rsidRPr="00FC1A1B">
        <w:t>DESCRIPCIÓN DEL APLICATIVO DE VALIDACIÓN REM</w:t>
      </w:r>
      <w:bookmarkEnd w:id="7"/>
      <w:bookmarkEnd w:id="8"/>
      <w:bookmarkEnd w:id="9"/>
    </w:p>
    <w:p w14:paraId="16A0757F" w14:textId="48DB281C" w:rsidR="00341A45" w:rsidRPr="00FC1A1B" w:rsidRDefault="0042794D" w:rsidP="00F939D1">
      <w:pPr>
        <w:pStyle w:val="Titulo"/>
        <w:rPr>
          <w:rFonts w:cs="Segoe UI Light"/>
          <w:sz w:val="20"/>
          <w:szCs w:val="20"/>
          <w:u w:val="single"/>
        </w:rPr>
      </w:pPr>
      <w:bookmarkStart w:id="10" w:name="_Toc234422421"/>
      <w:r w:rsidRPr="00CE2C66">
        <w:rPr>
          <w:b w:val="0"/>
          <w:bCs w:val="0"/>
        </w:rPr>
        <w:t>1.</w:t>
      </w:r>
      <w:r w:rsidR="00341A45" w:rsidRPr="00CE2C66">
        <w:rPr>
          <w:b w:val="0"/>
          <w:bCs w:val="0"/>
        </w:rPr>
        <w:t>OBJETIVOS:</w:t>
      </w:r>
      <w:bookmarkEnd w:id="10"/>
    </w:p>
    <w:p w14:paraId="24C85797" w14:textId="77777777" w:rsidR="00341A45" w:rsidRPr="00FC1A1B" w:rsidRDefault="00341A45" w:rsidP="00341A45">
      <w:pPr>
        <w:pStyle w:val="Prrafodelista"/>
        <w:numPr>
          <w:ilvl w:val="0"/>
          <w:numId w:val="10"/>
        </w:numPr>
        <w:spacing w:after="160" w:line="278" w:lineRule="auto"/>
        <w:rPr>
          <w:rFonts w:ascii="Segoe UI Light" w:hAnsi="Segoe UI Light" w:cs="Segoe UI Light"/>
          <w:sz w:val="20"/>
          <w:szCs w:val="20"/>
        </w:rPr>
      </w:pPr>
      <w:r w:rsidRPr="00FC1A1B">
        <w:rPr>
          <w:rFonts w:ascii="Segoe UI Light" w:hAnsi="Segoe UI Light" w:cs="Segoe UI Light"/>
          <w:sz w:val="20"/>
          <w:szCs w:val="20"/>
        </w:rPr>
        <w:t>Detectar las modificaciones en los documentos REM (comparando dos documentos).</w:t>
      </w:r>
    </w:p>
    <w:p w14:paraId="34D4F627" w14:textId="77777777" w:rsidR="00341A45" w:rsidRPr="00FC1A1B" w:rsidRDefault="00341A45" w:rsidP="00341A45">
      <w:pPr>
        <w:pStyle w:val="Prrafodelista"/>
        <w:numPr>
          <w:ilvl w:val="0"/>
          <w:numId w:val="10"/>
        </w:numPr>
        <w:spacing w:after="160" w:line="278" w:lineRule="auto"/>
        <w:rPr>
          <w:rFonts w:ascii="Segoe UI Light" w:hAnsi="Segoe UI Light" w:cs="Segoe UI Light"/>
          <w:sz w:val="20"/>
          <w:szCs w:val="20"/>
        </w:rPr>
      </w:pPr>
      <w:r w:rsidRPr="00FC1A1B">
        <w:rPr>
          <w:rFonts w:ascii="Segoe UI Light" w:hAnsi="Segoe UI Light" w:cs="Segoe UI Light"/>
          <w:sz w:val="20"/>
          <w:szCs w:val="20"/>
        </w:rPr>
        <w:t>Validar formatos de celdas.</w:t>
      </w:r>
    </w:p>
    <w:p w14:paraId="68F3F5C8" w14:textId="77777777" w:rsidR="00341A45" w:rsidRPr="00FC1A1B" w:rsidRDefault="00341A45" w:rsidP="00341A45">
      <w:pPr>
        <w:pStyle w:val="Prrafodelista"/>
        <w:numPr>
          <w:ilvl w:val="0"/>
          <w:numId w:val="10"/>
        </w:numPr>
        <w:spacing w:after="160" w:line="278" w:lineRule="auto"/>
        <w:rPr>
          <w:rFonts w:ascii="Segoe UI Light" w:hAnsi="Segoe UI Light" w:cs="Segoe UI Light"/>
          <w:sz w:val="20"/>
          <w:szCs w:val="20"/>
        </w:rPr>
      </w:pPr>
      <w:r w:rsidRPr="00FC1A1B">
        <w:rPr>
          <w:rFonts w:ascii="Segoe UI Light" w:hAnsi="Segoe UI Light" w:cs="Segoe UI Light"/>
          <w:sz w:val="20"/>
          <w:szCs w:val="20"/>
        </w:rPr>
        <w:t>Validar las portadas de cada documento.</w:t>
      </w:r>
    </w:p>
    <w:p w14:paraId="17A024CE" w14:textId="6030AC6D" w:rsidR="0054075A" w:rsidRPr="00FC1A1B" w:rsidRDefault="0054075A" w:rsidP="00341A45">
      <w:pPr>
        <w:pStyle w:val="Prrafodelista"/>
        <w:numPr>
          <w:ilvl w:val="0"/>
          <w:numId w:val="10"/>
        </w:numPr>
        <w:spacing w:after="160" w:line="278" w:lineRule="auto"/>
        <w:rPr>
          <w:rFonts w:ascii="Segoe UI Light" w:hAnsi="Segoe UI Light" w:cs="Segoe UI Light"/>
          <w:sz w:val="20"/>
          <w:szCs w:val="20"/>
        </w:rPr>
      </w:pPr>
      <w:r w:rsidRPr="00FC1A1B">
        <w:rPr>
          <w:rFonts w:ascii="Segoe UI Light" w:hAnsi="Segoe UI Light" w:cs="Segoe UI Light"/>
          <w:sz w:val="20"/>
          <w:szCs w:val="20"/>
        </w:rPr>
        <w:t xml:space="preserve">Validar reglas de consistencias. </w:t>
      </w:r>
    </w:p>
    <w:p w14:paraId="7228DBA9" w14:textId="2C142B02" w:rsidR="00341A45" w:rsidRPr="00FC1A1B" w:rsidRDefault="00341A45" w:rsidP="00341A45">
      <w:pPr>
        <w:rPr>
          <w:rFonts w:ascii="Segoe UI Light" w:hAnsi="Segoe UI Light" w:cs="Segoe UI Light"/>
          <w:b/>
          <w:bCs/>
          <w:i/>
          <w:iCs/>
          <w:sz w:val="20"/>
          <w:szCs w:val="20"/>
        </w:rPr>
      </w:pPr>
      <w:r w:rsidRPr="00FC1A1B">
        <w:rPr>
          <w:rFonts w:ascii="Segoe UI Light" w:hAnsi="Segoe UI Light" w:cs="Segoe UI Light"/>
          <w:sz w:val="20"/>
          <w:szCs w:val="20"/>
        </w:rPr>
        <w:t xml:space="preserve">La ejecución del sistema se realiza mediante el archivo ejecutable denominado </w:t>
      </w:r>
      <w:r w:rsidRPr="00FC1A1B">
        <w:rPr>
          <w:rFonts w:ascii="Segoe UI Light" w:hAnsi="Segoe UI Light" w:cs="Segoe UI Light"/>
          <w:b/>
          <w:bCs/>
          <w:sz w:val="20"/>
          <w:szCs w:val="20"/>
        </w:rPr>
        <w:t>“</w:t>
      </w:r>
      <w:r w:rsidR="0054075A" w:rsidRPr="00FC1A1B">
        <w:rPr>
          <w:rFonts w:ascii="Segoe UI Light" w:hAnsi="Segoe UI Light" w:cs="Segoe UI Light"/>
          <w:b/>
          <w:bCs/>
          <w:i/>
          <w:iCs/>
          <w:sz w:val="20"/>
          <w:szCs w:val="20"/>
        </w:rPr>
        <w:t>validador-consistencias-rem-ver.&lt;número_de_versión&gt;</w:t>
      </w:r>
      <w:r w:rsidRPr="00FC1A1B">
        <w:rPr>
          <w:rFonts w:ascii="Segoe UI Light" w:hAnsi="Segoe UI Light" w:cs="Segoe UI Light"/>
          <w:b/>
          <w:bCs/>
          <w:i/>
          <w:iCs/>
          <w:sz w:val="20"/>
          <w:szCs w:val="20"/>
        </w:rPr>
        <w:t>.exe”.</w:t>
      </w:r>
    </w:p>
    <w:p w14:paraId="247FD2B7" w14:textId="77777777" w:rsidR="00341A45" w:rsidRPr="00FC1A1B" w:rsidRDefault="00341A45" w:rsidP="00341A45">
      <w:pPr>
        <w:rPr>
          <w:rFonts w:ascii="Segoe UI Light" w:hAnsi="Segoe UI Light" w:cs="Segoe UI Light"/>
          <w:b/>
          <w:bCs/>
          <w:sz w:val="20"/>
          <w:szCs w:val="20"/>
        </w:rPr>
      </w:pPr>
    </w:p>
    <w:p w14:paraId="23629B0E" w14:textId="1A9E9104" w:rsidR="00341A45" w:rsidRPr="00FC1A1B" w:rsidRDefault="0042794D" w:rsidP="00F939D1">
      <w:pPr>
        <w:pStyle w:val="Titulo"/>
        <w:rPr>
          <w:rFonts w:cs="Segoe UI Light"/>
          <w:sz w:val="20"/>
          <w:szCs w:val="20"/>
          <w:u w:val="single"/>
        </w:rPr>
      </w:pPr>
      <w:bookmarkStart w:id="11" w:name="_Toc234422422"/>
      <w:r w:rsidRPr="00CE2C66">
        <w:rPr>
          <w:b w:val="0"/>
          <w:bCs w:val="0"/>
        </w:rPr>
        <w:t>2.</w:t>
      </w:r>
      <w:r w:rsidR="00341A45" w:rsidRPr="00CE2C66">
        <w:rPr>
          <w:b w:val="0"/>
          <w:bCs w:val="0"/>
        </w:rPr>
        <w:t>FUNCIONALIDADES:</w:t>
      </w:r>
      <w:bookmarkEnd w:id="11"/>
    </w:p>
    <w:p w14:paraId="18E32F7F" w14:textId="77777777" w:rsidR="00341A45" w:rsidRPr="00FC1A1B" w:rsidRDefault="00341A45" w:rsidP="00341A45">
      <w:pPr>
        <w:pStyle w:val="Prrafodelista"/>
        <w:numPr>
          <w:ilvl w:val="0"/>
          <w:numId w:val="10"/>
        </w:numPr>
        <w:spacing w:after="160" w:line="278" w:lineRule="auto"/>
        <w:rPr>
          <w:rFonts w:ascii="Segoe UI Light" w:hAnsi="Segoe UI Light" w:cs="Segoe UI Light"/>
          <w:sz w:val="20"/>
          <w:szCs w:val="20"/>
        </w:rPr>
      </w:pPr>
      <w:r w:rsidRPr="00FC1A1B">
        <w:rPr>
          <w:rFonts w:ascii="Segoe UI Light" w:hAnsi="Segoe UI Light" w:cs="Segoe UI Light"/>
          <w:sz w:val="20"/>
          <w:szCs w:val="20"/>
        </w:rPr>
        <w:t>Validación de archivos corruptos.</w:t>
      </w:r>
    </w:p>
    <w:p w14:paraId="5EA1D295" w14:textId="77777777" w:rsidR="00341A45" w:rsidRPr="00FC1A1B" w:rsidRDefault="00341A45" w:rsidP="00341A45">
      <w:pPr>
        <w:pStyle w:val="Prrafodelista"/>
        <w:numPr>
          <w:ilvl w:val="0"/>
          <w:numId w:val="10"/>
        </w:numPr>
        <w:spacing w:after="160" w:line="278" w:lineRule="auto"/>
        <w:rPr>
          <w:rFonts w:ascii="Segoe UI Light" w:hAnsi="Segoe UI Light" w:cs="Segoe UI Light"/>
          <w:sz w:val="20"/>
          <w:szCs w:val="20"/>
        </w:rPr>
      </w:pPr>
      <w:r w:rsidRPr="00FC1A1B">
        <w:rPr>
          <w:rFonts w:ascii="Segoe UI Light" w:hAnsi="Segoe UI Light" w:cs="Segoe UI Light"/>
          <w:sz w:val="20"/>
          <w:szCs w:val="20"/>
        </w:rPr>
        <w:t>Validar los tipos de datos y caracteres no numéricos de acuerdo a lo aceptado por cada celda.</w:t>
      </w:r>
    </w:p>
    <w:p w14:paraId="011887DB" w14:textId="77777777" w:rsidR="00341A45" w:rsidRPr="00FC1A1B" w:rsidRDefault="00341A45" w:rsidP="00341A45">
      <w:pPr>
        <w:pStyle w:val="Prrafodelista"/>
        <w:numPr>
          <w:ilvl w:val="0"/>
          <w:numId w:val="10"/>
        </w:numPr>
        <w:spacing w:after="160" w:line="278" w:lineRule="auto"/>
        <w:rPr>
          <w:rFonts w:ascii="Segoe UI Light" w:hAnsi="Segoe UI Light" w:cs="Segoe UI Light"/>
          <w:sz w:val="20"/>
          <w:szCs w:val="20"/>
        </w:rPr>
      </w:pPr>
      <w:r w:rsidRPr="00FC1A1B">
        <w:rPr>
          <w:rFonts w:ascii="Segoe UI Light" w:hAnsi="Segoe UI Light" w:cs="Segoe UI Light"/>
          <w:sz w:val="20"/>
          <w:szCs w:val="20"/>
        </w:rPr>
        <w:t>Verificación de los cambios en las portadas, considerando la coherencia entre:</w:t>
      </w:r>
    </w:p>
    <w:p w14:paraId="25209B5A" w14:textId="77777777" w:rsidR="00341A45" w:rsidRPr="00FC1A1B" w:rsidRDefault="00341A45" w:rsidP="00341A45">
      <w:pPr>
        <w:pStyle w:val="Prrafodelista"/>
        <w:numPr>
          <w:ilvl w:val="0"/>
          <w:numId w:val="11"/>
        </w:numPr>
        <w:spacing w:after="160" w:line="278" w:lineRule="auto"/>
        <w:rPr>
          <w:rFonts w:ascii="Segoe UI Light" w:hAnsi="Segoe UI Light" w:cs="Segoe UI Light"/>
          <w:sz w:val="20"/>
          <w:szCs w:val="20"/>
        </w:rPr>
      </w:pPr>
      <w:r w:rsidRPr="00FC1A1B">
        <w:rPr>
          <w:rFonts w:ascii="Segoe UI Light" w:hAnsi="Segoe UI Light" w:cs="Segoe UI Light"/>
          <w:sz w:val="20"/>
          <w:szCs w:val="20"/>
        </w:rPr>
        <w:t>La composición del nombre del archivo.</w:t>
      </w:r>
    </w:p>
    <w:p w14:paraId="6EF48769" w14:textId="77777777" w:rsidR="00341A45" w:rsidRPr="00FC1A1B" w:rsidRDefault="00341A45" w:rsidP="00341A45">
      <w:pPr>
        <w:pStyle w:val="Prrafodelista"/>
        <w:numPr>
          <w:ilvl w:val="0"/>
          <w:numId w:val="11"/>
        </w:numPr>
        <w:spacing w:after="160" w:line="278" w:lineRule="auto"/>
        <w:rPr>
          <w:rFonts w:ascii="Segoe UI Light" w:hAnsi="Segoe UI Light" w:cs="Segoe UI Light"/>
          <w:sz w:val="20"/>
          <w:szCs w:val="20"/>
        </w:rPr>
      </w:pPr>
      <w:r w:rsidRPr="00FC1A1B">
        <w:rPr>
          <w:rFonts w:ascii="Segoe UI Light" w:hAnsi="Segoe UI Light" w:cs="Segoe UI Light"/>
          <w:sz w:val="20"/>
          <w:szCs w:val="20"/>
        </w:rPr>
        <w:lastRenderedPageBreak/>
        <w:t>El archivo de establecimientos oficiales de la red de salud según documento oficial en DEIS.</w:t>
      </w:r>
    </w:p>
    <w:p w14:paraId="35FBC9EF" w14:textId="77777777" w:rsidR="00341A45" w:rsidRPr="00FC1A1B" w:rsidRDefault="00341A45" w:rsidP="00341A45">
      <w:pPr>
        <w:pStyle w:val="Prrafodelista"/>
        <w:numPr>
          <w:ilvl w:val="0"/>
          <w:numId w:val="11"/>
        </w:numPr>
        <w:spacing w:after="160" w:line="278" w:lineRule="auto"/>
        <w:rPr>
          <w:rFonts w:ascii="Segoe UI Light" w:hAnsi="Segoe UI Light" w:cs="Segoe UI Light"/>
          <w:sz w:val="20"/>
          <w:szCs w:val="20"/>
        </w:rPr>
      </w:pPr>
      <w:r w:rsidRPr="00FC1A1B">
        <w:rPr>
          <w:rFonts w:ascii="Segoe UI Light" w:hAnsi="Segoe UI Light" w:cs="Segoe UI Light"/>
          <w:sz w:val="20"/>
          <w:szCs w:val="20"/>
        </w:rPr>
        <w:t>Un consolidado de nombres “no oficiales” usados por cada establecimiento y la hoja “</w:t>
      </w:r>
      <w:r w:rsidRPr="00FC1A1B">
        <w:rPr>
          <w:rFonts w:ascii="Segoe UI Light" w:hAnsi="Segoe UI Light" w:cs="Segoe UI Light"/>
          <w:i/>
          <w:iCs/>
          <w:sz w:val="20"/>
          <w:szCs w:val="20"/>
        </w:rPr>
        <w:t>NOMBRE”</w:t>
      </w:r>
      <w:r w:rsidRPr="00FC1A1B">
        <w:rPr>
          <w:rFonts w:ascii="Segoe UI Light" w:hAnsi="Segoe UI Light" w:cs="Segoe UI Light"/>
          <w:sz w:val="20"/>
          <w:szCs w:val="20"/>
        </w:rPr>
        <w:t xml:space="preserve"> de cada REM. Esta verificación incluye la comparación de los valores y códigos de las variables “comuna”, “establecimiento” y “mes”, así como la validación de la versión de la “serie”.</w:t>
      </w:r>
    </w:p>
    <w:p w14:paraId="177E9E95" w14:textId="77777777" w:rsidR="00341A45" w:rsidRPr="00FC1A1B" w:rsidRDefault="00341A45" w:rsidP="00341A45">
      <w:pPr>
        <w:pStyle w:val="Prrafodelista"/>
        <w:numPr>
          <w:ilvl w:val="0"/>
          <w:numId w:val="11"/>
        </w:numPr>
        <w:spacing w:after="160" w:line="278" w:lineRule="auto"/>
        <w:rPr>
          <w:rFonts w:ascii="Segoe UI Light" w:hAnsi="Segoe UI Light" w:cs="Segoe UI Light"/>
          <w:sz w:val="20"/>
          <w:szCs w:val="20"/>
        </w:rPr>
      </w:pPr>
      <w:r w:rsidRPr="00FC1A1B">
        <w:rPr>
          <w:rFonts w:ascii="Segoe UI Light" w:hAnsi="Segoe UI Light" w:cs="Segoe UI Light"/>
          <w:sz w:val="20"/>
          <w:szCs w:val="20"/>
        </w:rPr>
        <w:t>Detección de cualquier modificación en las celdas que conforman las hojas de los REM de cada serie.</w:t>
      </w:r>
    </w:p>
    <w:p w14:paraId="6F967BEA" w14:textId="27AA24F2" w:rsidR="00341A45" w:rsidRPr="00153EC7" w:rsidRDefault="0054075A" w:rsidP="00A17AF2">
      <w:pPr>
        <w:pStyle w:val="Prrafodelista"/>
        <w:numPr>
          <w:ilvl w:val="0"/>
          <w:numId w:val="10"/>
        </w:numPr>
        <w:spacing w:after="160" w:line="278" w:lineRule="auto"/>
        <w:rPr>
          <w:rFonts w:ascii="Segoe UI Light" w:hAnsi="Segoe UI Light" w:cs="Segoe UI Light"/>
          <w:sz w:val="20"/>
          <w:szCs w:val="20"/>
        </w:rPr>
      </w:pPr>
      <w:r w:rsidRPr="00153EC7">
        <w:rPr>
          <w:rFonts w:ascii="Segoe UI Light" w:hAnsi="Segoe UI Light" w:cs="Segoe UI Light"/>
          <w:sz w:val="20"/>
          <w:szCs w:val="20"/>
        </w:rPr>
        <w:t xml:space="preserve">Cálculo de reglas de consistencias en una misma o diferentes series. </w:t>
      </w:r>
    </w:p>
    <w:p w14:paraId="0C731F98" w14:textId="77777777" w:rsidR="00153EC7" w:rsidRDefault="00153EC7" w:rsidP="003F2931">
      <w:pPr>
        <w:pStyle w:val="Titulo"/>
      </w:pPr>
    </w:p>
    <w:p w14:paraId="26078AC4" w14:textId="3D1FEA7A" w:rsidR="003F2931" w:rsidRPr="003F2931" w:rsidRDefault="003F2931" w:rsidP="003F2931">
      <w:pPr>
        <w:pStyle w:val="Titulo"/>
      </w:pPr>
      <w:bookmarkStart w:id="12" w:name="_Toc234422423"/>
      <w:r w:rsidRPr="003F2931">
        <w:t>PREPARACIÓN DEL APLICATIVO</w:t>
      </w:r>
      <w:bookmarkEnd w:id="12"/>
    </w:p>
    <w:p w14:paraId="0A633E33" w14:textId="77777777" w:rsidR="003F2931" w:rsidRPr="00153EC7" w:rsidRDefault="003F2931" w:rsidP="003F2931">
      <w:pPr>
        <w:pStyle w:val="Titulo"/>
        <w:rPr>
          <w:b w:val="0"/>
          <w:bCs w:val="0"/>
          <w:sz w:val="20"/>
          <w:szCs w:val="20"/>
        </w:rPr>
      </w:pPr>
      <w:bookmarkStart w:id="13" w:name="_Toc234422424"/>
      <w:r w:rsidRPr="00153EC7">
        <w:rPr>
          <w:b w:val="0"/>
          <w:bCs w:val="0"/>
          <w:sz w:val="20"/>
          <w:szCs w:val="20"/>
        </w:rPr>
        <w:t>Antes de ejecutar el aplicativo por primera vez, es necesario preparar el directorio de trabajo.</w:t>
      </w:r>
      <w:bookmarkEnd w:id="13"/>
    </w:p>
    <w:p w14:paraId="0E0338D3" w14:textId="7BEFF8F4" w:rsidR="00153EC7" w:rsidRPr="00153EC7" w:rsidRDefault="003F2931" w:rsidP="00DC0D69">
      <w:pPr>
        <w:pStyle w:val="Titulo"/>
        <w:numPr>
          <w:ilvl w:val="0"/>
          <w:numId w:val="20"/>
        </w:numPr>
        <w:rPr>
          <w:b w:val="0"/>
          <w:bCs w:val="0"/>
          <w:sz w:val="20"/>
          <w:szCs w:val="20"/>
        </w:rPr>
      </w:pPr>
      <w:bookmarkStart w:id="14" w:name="_Toc234422425"/>
      <w:r w:rsidRPr="00153EC7">
        <w:rPr>
          <w:b w:val="0"/>
          <w:bCs w:val="0"/>
          <w:sz w:val="20"/>
          <w:szCs w:val="20"/>
        </w:rPr>
        <w:t xml:space="preserve">Obtener el archivo comprimido </w:t>
      </w:r>
      <w:r w:rsidRPr="00153EC7">
        <w:rPr>
          <w:b w:val="0"/>
          <w:bCs w:val="0"/>
          <w:i/>
          <w:iCs/>
          <w:sz w:val="20"/>
          <w:szCs w:val="20"/>
        </w:rPr>
        <w:t>“</w:t>
      </w:r>
      <w:r w:rsidR="00153EC7" w:rsidRPr="00153EC7">
        <w:rPr>
          <w:b w:val="0"/>
          <w:bCs w:val="0"/>
          <w:i/>
          <w:iCs/>
          <w:sz w:val="20"/>
          <w:szCs w:val="20"/>
        </w:rPr>
        <w:t>validador-consistencias-rem.rar</w:t>
      </w:r>
      <w:r w:rsidRPr="00153EC7">
        <w:rPr>
          <w:b w:val="0"/>
          <w:bCs w:val="0"/>
          <w:i/>
          <w:iCs/>
          <w:sz w:val="20"/>
          <w:szCs w:val="20"/>
        </w:rPr>
        <w:t>”</w:t>
      </w:r>
      <w:r w:rsidRPr="00153EC7">
        <w:rPr>
          <w:b w:val="0"/>
          <w:bCs w:val="0"/>
          <w:sz w:val="20"/>
          <w:szCs w:val="20"/>
        </w:rPr>
        <w:t xml:space="preserve"> correspondiente a la versión vigente.</w:t>
      </w:r>
      <w:bookmarkEnd w:id="14"/>
    </w:p>
    <w:p w14:paraId="26127013" w14:textId="77777777" w:rsidR="00153EC7" w:rsidRPr="00153EC7" w:rsidRDefault="003F2931" w:rsidP="003B320C">
      <w:pPr>
        <w:pStyle w:val="Titulo"/>
        <w:numPr>
          <w:ilvl w:val="0"/>
          <w:numId w:val="20"/>
        </w:numPr>
        <w:rPr>
          <w:b w:val="0"/>
          <w:bCs w:val="0"/>
          <w:sz w:val="20"/>
          <w:szCs w:val="20"/>
        </w:rPr>
      </w:pPr>
      <w:bookmarkStart w:id="15" w:name="_Toc234422426"/>
      <w:r w:rsidRPr="00153EC7">
        <w:rPr>
          <w:b w:val="0"/>
          <w:bCs w:val="0"/>
          <w:sz w:val="20"/>
          <w:szCs w:val="20"/>
        </w:rPr>
        <w:t>Descomprimir el archivo en la ubicación de su preferencia utilizando una herramienta de descompresión (por ejemplo, WinRAR o 7-Zip).</w:t>
      </w:r>
      <w:bookmarkEnd w:id="15"/>
    </w:p>
    <w:p w14:paraId="618AD5B0" w14:textId="21C569BF" w:rsidR="003F2931" w:rsidRDefault="003F2931" w:rsidP="003B320C">
      <w:pPr>
        <w:pStyle w:val="Titulo"/>
        <w:numPr>
          <w:ilvl w:val="0"/>
          <w:numId w:val="20"/>
        </w:numPr>
        <w:rPr>
          <w:b w:val="0"/>
          <w:bCs w:val="0"/>
          <w:sz w:val="20"/>
          <w:szCs w:val="20"/>
        </w:rPr>
      </w:pPr>
      <w:bookmarkStart w:id="16" w:name="_Toc234422427"/>
      <w:r w:rsidRPr="00153EC7">
        <w:rPr>
          <w:b w:val="0"/>
          <w:bCs w:val="0"/>
          <w:sz w:val="20"/>
          <w:szCs w:val="20"/>
        </w:rPr>
        <w:t xml:space="preserve">Una vez descomprimido el archivo, se obtendrá una carpeta denominada </w:t>
      </w:r>
      <w:r w:rsidRPr="00153EC7">
        <w:rPr>
          <w:b w:val="0"/>
          <w:bCs w:val="0"/>
          <w:i/>
          <w:iCs/>
          <w:sz w:val="20"/>
          <w:szCs w:val="20"/>
        </w:rPr>
        <w:t>“</w:t>
      </w:r>
      <w:r w:rsidR="00153EC7" w:rsidRPr="00153EC7">
        <w:rPr>
          <w:b w:val="0"/>
          <w:bCs w:val="0"/>
          <w:i/>
          <w:iCs/>
          <w:sz w:val="20"/>
          <w:szCs w:val="20"/>
        </w:rPr>
        <w:t>validador-consistencias-rem</w:t>
      </w:r>
      <w:r w:rsidRPr="00153EC7">
        <w:rPr>
          <w:b w:val="0"/>
          <w:bCs w:val="0"/>
          <w:i/>
          <w:iCs/>
          <w:sz w:val="20"/>
          <w:szCs w:val="20"/>
        </w:rPr>
        <w:t xml:space="preserve">” </w:t>
      </w:r>
      <w:r w:rsidR="00153EC7">
        <w:rPr>
          <w:b w:val="0"/>
          <w:bCs w:val="0"/>
          <w:sz w:val="20"/>
          <w:szCs w:val="20"/>
        </w:rPr>
        <w:t>la</w:t>
      </w:r>
      <w:r w:rsidRPr="00153EC7">
        <w:rPr>
          <w:b w:val="0"/>
          <w:bCs w:val="0"/>
          <w:sz w:val="20"/>
          <w:szCs w:val="20"/>
        </w:rPr>
        <w:t xml:space="preserve"> cual puede ser nombrad</w:t>
      </w:r>
      <w:r w:rsidR="00153EC7">
        <w:rPr>
          <w:b w:val="0"/>
          <w:bCs w:val="0"/>
          <w:sz w:val="20"/>
          <w:szCs w:val="20"/>
        </w:rPr>
        <w:t>a</w:t>
      </w:r>
      <w:r w:rsidRPr="00153EC7">
        <w:rPr>
          <w:b w:val="0"/>
          <w:bCs w:val="0"/>
          <w:sz w:val="20"/>
          <w:szCs w:val="20"/>
        </w:rPr>
        <w:t xml:space="preserve"> libremente por el usuario y cuya estructura debe ser como muestra la “</w:t>
      </w:r>
      <w:r w:rsidR="00153EC7" w:rsidRPr="00153EC7">
        <w:rPr>
          <w:rFonts w:cs="Segoe UI Light"/>
          <w:b w:val="0"/>
          <w:bCs w:val="0"/>
          <w:i/>
          <w:iCs/>
          <w:sz w:val="20"/>
          <w:szCs w:val="20"/>
        </w:rPr>
        <w:t>Figura 1: Directorio del aplicativo</w:t>
      </w:r>
      <w:r w:rsidR="00153EC7" w:rsidRPr="00153EC7">
        <w:rPr>
          <w:rFonts w:cs="Segoe UI Light"/>
          <w:b w:val="0"/>
          <w:bCs w:val="0"/>
          <w:sz w:val="20"/>
          <w:szCs w:val="20"/>
        </w:rPr>
        <w:t>”</w:t>
      </w:r>
      <w:r w:rsidRPr="00153EC7">
        <w:rPr>
          <w:b w:val="0"/>
          <w:bCs w:val="0"/>
          <w:sz w:val="20"/>
          <w:szCs w:val="20"/>
        </w:rPr>
        <w:t>.</w:t>
      </w:r>
      <w:bookmarkEnd w:id="16"/>
    </w:p>
    <w:p w14:paraId="72672CB3" w14:textId="77777777" w:rsidR="00153EC7" w:rsidRDefault="00153EC7" w:rsidP="00153EC7">
      <w:pPr>
        <w:pStyle w:val="Titulo"/>
        <w:ind w:left="360"/>
        <w:rPr>
          <w:b w:val="0"/>
          <w:bCs w:val="0"/>
          <w:sz w:val="20"/>
          <w:szCs w:val="20"/>
        </w:rPr>
      </w:pPr>
    </w:p>
    <w:p w14:paraId="2B401F21" w14:textId="77777777" w:rsidR="00153EC7" w:rsidRPr="00153EC7" w:rsidRDefault="00153EC7" w:rsidP="00153EC7">
      <w:pPr>
        <w:pStyle w:val="Prrafodelista"/>
        <w:jc w:val="center"/>
        <w:rPr>
          <w:sz w:val="20"/>
          <w:szCs w:val="20"/>
          <w:vertAlign w:val="superscript"/>
        </w:rPr>
      </w:pPr>
      <w:r w:rsidRPr="00FC1A1B">
        <w:rPr>
          <w:noProof/>
          <w:vertAlign w:val="superscript"/>
        </w:rPr>
        <w:lastRenderedPageBreak/>
        <w:drawing>
          <wp:inline distT="0" distB="0" distL="0" distR="0" wp14:anchorId="7D4F22BE" wp14:editId="5FF4CF07">
            <wp:extent cx="2819794" cy="3296110"/>
            <wp:effectExtent l="19050" t="19050" r="19050" b="19050"/>
            <wp:docPr id="162093917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939176" name="Imagen 1620939176"/>
                    <pic:cNvPicPr/>
                  </pic:nvPicPr>
                  <pic:blipFill>
                    <a:blip r:embed="rId9">
                      <a:extLst>
                        <a:ext uri="{28A0092B-C50C-407E-A947-70E740481C1C}">
                          <a14:useLocalDpi xmlns:a14="http://schemas.microsoft.com/office/drawing/2010/main" val="0"/>
                        </a:ext>
                      </a:extLst>
                    </a:blip>
                    <a:stretch>
                      <a:fillRect/>
                    </a:stretch>
                  </pic:blipFill>
                  <pic:spPr>
                    <a:xfrm>
                      <a:off x="0" y="0"/>
                      <a:ext cx="2819794" cy="3296110"/>
                    </a:xfrm>
                    <a:prstGeom prst="rect">
                      <a:avLst/>
                    </a:prstGeom>
                    <a:ln w="6350">
                      <a:solidFill>
                        <a:schemeClr val="tx1"/>
                      </a:solidFill>
                    </a:ln>
                  </pic:spPr>
                </pic:pic>
              </a:graphicData>
            </a:graphic>
          </wp:inline>
        </w:drawing>
      </w:r>
    </w:p>
    <w:p w14:paraId="55F6EF82" w14:textId="77777777" w:rsidR="00153EC7" w:rsidRPr="00153EC7" w:rsidRDefault="00153EC7" w:rsidP="00153EC7">
      <w:pPr>
        <w:pStyle w:val="Prrafodelista"/>
        <w:jc w:val="center"/>
        <w:rPr>
          <w:rFonts w:ascii="Segoe UI Light" w:hAnsi="Segoe UI Light" w:cs="Segoe UI Light"/>
          <w:sz w:val="24"/>
          <w:szCs w:val="24"/>
          <w:vertAlign w:val="superscript"/>
        </w:rPr>
      </w:pPr>
      <w:r w:rsidRPr="00153EC7">
        <w:rPr>
          <w:rFonts w:ascii="Segoe UI Light" w:hAnsi="Segoe UI Light" w:cs="Segoe UI Light"/>
          <w:sz w:val="24"/>
          <w:szCs w:val="24"/>
          <w:vertAlign w:val="superscript"/>
        </w:rPr>
        <w:t>Figura 1: Directorio del aplicativo.</w:t>
      </w:r>
    </w:p>
    <w:p w14:paraId="364C615E" w14:textId="77777777" w:rsidR="00153EC7" w:rsidRPr="00153EC7" w:rsidRDefault="00153EC7" w:rsidP="00153EC7">
      <w:pPr>
        <w:pStyle w:val="Titulo"/>
        <w:ind w:left="720"/>
        <w:rPr>
          <w:b w:val="0"/>
          <w:bCs w:val="0"/>
          <w:sz w:val="20"/>
          <w:szCs w:val="20"/>
        </w:rPr>
      </w:pPr>
    </w:p>
    <w:p w14:paraId="3CE2B336" w14:textId="77777777" w:rsidR="003F2931" w:rsidRDefault="003F2931" w:rsidP="003F2931">
      <w:pPr>
        <w:pStyle w:val="Titulo"/>
        <w:rPr>
          <w:b w:val="0"/>
          <w:bCs w:val="0"/>
        </w:rPr>
      </w:pPr>
    </w:p>
    <w:p w14:paraId="7B1CAC47" w14:textId="77277F71" w:rsidR="00341A45" w:rsidRPr="003F2931" w:rsidRDefault="00341A45" w:rsidP="00CE2C66">
      <w:pPr>
        <w:pStyle w:val="Titulo"/>
      </w:pPr>
      <w:bookmarkStart w:id="17" w:name="_Toc234422428"/>
      <w:r w:rsidRPr="003F2931">
        <w:t>REQUISITOS</w:t>
      </w:r>
      <w:bookmarkEnd w:id="17"/>
    </w:p>
    <w:p w14:paraId="160A0BC4" w14:textId="7948DC07" w:rsidR="00341A45" w:rsidRPr="00FC1A1B" w:rsidRDefault="00341A45" w:rsidP="00341A45">
      <w:pPr>
        <w:rPr>
          <w:rFonts w:ascii="Segoe UI Light" w:hAnsi="Segoe UI Light" w:cs="Segoe UI Light"/>
          <w:sz w:val="20"/>
          <w:szCs w:val="20"/>
        </w:rPr>
      </w:pPr>
      <w:r w:rsidRPr="00FC1A1B">
        <w:rPr>
          <w:rFonts w:ascii="Segoe UI Light" w:hAnsi="Segoe UI Light" w:cs="Segoe UI Light"/>
          <w:sz w:val="20"/>
          <w:szCs w:val="20"/>
        </w:rPr>
        <w:t xml:space="preserve">Para ejecutar el aplicativo, es necesario contar con </w:t>
      </w:r>
      <w:r w:rsidR="00153EC7">
        <w:rPr>
          <w:rFonts w:ascii="Segoe UI Light" w:hAnsi="Segoe UI Light" w:cs="Segoe UI Light"/>
          <w:sz w:val="20"/>
          <w:szCs w:val="20"/>
        </w:rPr>
        <w:t>el</w:t>
      </w:r>
      <w:r w:rsidRPr="00FC1A1B">
        <w:rPr>
          <w:rFonts w:ascii="Segoe UI Light" w:hAnsi="Segoe UI Light" w:cs="Segoe UI Light"/>
          <w:sz w:val="20"/>
          <w:szCs w:val="20"/>
        </w:rPr>
        <w:t xml:space="preserve"> directorio principal</w:t>
      </w:r>
      <w:r w:rsidRPr="00FC1A1B">
        <w:rPr>
          <w:rFonts w:ascii="Segoe UI Light" w:hAnsi="Segoe UI Light" w:cs="Segoe UI Light"/>
          <w:b/>
          <w:bCs/>
          <w:sz w:val="20"/>
          <w:szCs w:val="20"/>
        </w:rPr>
        <w:t xml:space="preserve"> </w:t>
      </w:r>
      <w:r w:rsidRPr="00FC1A1B">
        <w:rPr>
          <w:rFonts w:ascii="Segoe UI Light" w:hAnsi="Segoe UI Light" w:cs="Segoe UI Light"/>
          <w:i/>
          <w:iCs/>
          <w:sz w:val="20"/>
          <w:szCs w:val="20"/>
        </w:rPr>
        <w:t>“</w:t>
      </w:r>
      <w:r w:rsidR="0054075A" w:rsidRPr="00FC1A1B">
        <w:rPr>
          <w:rFonts w:ascii="Segoe UI Light" w:hAnsi="Segoe UI Light" w:cs="Segoe UI Light"/>
          <w:i/>
          <w:iCs/>
          <w:sz w:val="20"/>
          <w:szCs w:val="20"/>
        </w:rPr>
        <w:t>validador-consistencias-rem</w:t>
      </w:r>
      <w:r w:rsidRPr="00FC1A1B">
        <w:rPr>
          <w:rFonts w:ascii="Segoe UI Light" w:hAnsi="Segoe UI Light" w:cs="Segoe UI Light"/>
          <w:i/>
          <w:iCs/>
          <w:sz w:val="20"/>
          <w:szCs w:val="20"/>
        </w:rPr>
        <w:t>”.</w:t>
      </w:r>
      <w:r w:rsidRPr="00FC1A1B">
        <w:rPr>
          <w:rFonts w:ascii="Segoe UI Light" w:hAnsi="Segoe UI Light" w:cs="Segoe UI Light"/>
          <w:sz w:val="20"/>
          <w:szCs w:val="20"/>
        </w:rPr>
        <w:t xml:space="preserve"> </w:t>
      </w:r>
    </w:p>
    <w:p w14:paraId="1A722E4E" w14:textId="77777777" w:rsidR="00341A45" w:rsidRPr="00FC1A1B" w:rsidRDefault="00341A45" w:rsidP="00341A45">
      <w:pPr>
        <w:rPr>
          <w:rFonts w:ascii="Segoe UI Light" w:hAnsi="Segoe UI Light" w:cs="Segoe UI Light"/>
          <w:sz w:val="20"/>
          <w:szCs w:val="20"/>
        </w:rPr>
      </w:pPr>
      <w:r w:rsidRPr="00FC1A1B">
        <w:rPr>
          <w:rFonts w:ascii="Segoe UI Light" w:hAnsi="Segoe UI Light" w:cs="Segoe UI Light"/>
          <w:sz w:val="20"/>
          <w:szCs w:val="20"/>
        </w:rPr>
        <w:t>Dentro de este directorio principal deben existir los siguientes elementos:</w:t>
      </w:r>
    </w:p>
    <w:p w14:paraId="2967207B" w14:textId="77777777" w:rsidR="00341A45" w:rsidRPr="00FC1A1B" w:rsidRDefault="00341A45" w:rsidP="00341A45">
      <w:pPr>
        <w:pStyle w:val="Prrafodelista"/>
        <w:numPr>
          <w:ilvl w:val="0"/>
          <w:numId w:val="13"/>
        </w:numPr>
        <w:spacing w:after="160" w:line="278" w:lineRule="auto"/>
        <w:rPr>
          <w:rFonts w:ascii="Segoe UI Light" w:hAnsi="Segoe UI Light" w:cs="Segoe UI Light"/>
          <w:sz w:val="20"/>
          <w:szCs w:val="20"/>
        </w:rPr>
      </w:pPr>
      <w:r w:rsidRPr="00FC1A1B">
        <w:rPr>
          <w:rFonts w:ascii="Segoe UI Light" w:hAnsi="Segoe UI Light" w:cs="Segoe UI Light"/>
          <w:b/>
          <w:bCs/>
          <w:sz w:val="20"/>
          <w:szCs w:val="20"/>
        </w:rPr>
        <w:t>Validador:</w:t>
      </w:r>
      <w:r w:rsidRPr="00FC1A1B">
        <w:rPr>
          <w:rFonts w:ascii="Segoe UI Light" w:hAnsi="Segoe UI Light" w:cs="Segoe UI Light"/>
          <w:sz w:val="20"/>
          <w:szCs w:val="20"/>
        </w:rPr>
        <w:t xml:space="preserve"> Directorio principal donde se ejecutará el aplicativo y se alojará toda la estructura necesaria para su funcionamiento.</w:t>
      </w:r>
    </w:p>
    <w:p w14:paraId="7455E6B9" w14:textId="77777777" w:rsidR="00341A45" w:rsidRPr="00FC1A1B" w:rsidRDefault="00341A45" w:rsidP="00341A45">
      <w:pPr>
        <w:pStyle w:val="Prrafodelista"/>
        <w:numPr>
          <w:ilvl w:val="0"/>
          <w:numId w:val="13"/>
        </w:numPr>
        <w:spacing w:after="160" w:line="278" w:lineRule="auto"/>
        <w:rPr>
          <w:rFonts w:ascii="Segoe UI Light" w:hAnsi="Segoe UI Light" w:cs="Segoe UI Light"/>
          <w:sz w:val="20"/>
          <w:szCs w:val="20"/>
        </w:rPr>
      </w:pPr>
      <w:r w:rsidRPr="00FC1A1B">
        <w:rPr>
          <w:rFonts w:ascii="Segoe UI Light" w:hAnsi="Segoe UI Light" w:cs="Segoe UI Light"/>
          <w:b/>
          <w:bCs/>
          <w:sz w:val="20"/>
          <w:szCs w:val="20"/>
        </w:rPr>
        <w:t>Control:</w:t>
      </w:r>
      <w:r w:rsidRPr="00FC1A1B">
        <w:rPr>
          <w:rFonts w:ascii="Segoe UI Light" w:hAnsi="Segoe UI Light" w:cs="Segoe UI Light"/>
          <w:sz w:val="20"/>
          <w:szCs w:val="20"/>
        </w:rPr>
        <w:t xml:space="preserve"> Subdirectorio que contiene los archivos de configuración esenciales para el funcionamiento del aplicativo. Incluye:</w:t>
      </w:r>
    </w:p>
    <w:p w14:paraId="1E813175" w14:textId="77777777" w:rsidR="00341A45" w:rsidRPr="00FC1A1B" w:rsidRDefault="00341A45" w:rsidP="00341A45">
      <w:pPr>
        <w:pStyle w:val="Prrafodelista"/>
        <w:numPr>
          <w:ilvl w:val="0"/>
          <w:numId w:val="11"/>
        </w:numPr>
        <w:spacing w:after="160" w:line="278" w:lineRule="auto"/>
        <w:rPr>
          <w:rFonts w:ascii="Segoe UI Light" w:hAnsi="Segoe UI Light" w:cs="Segoe UI Light"/>
          <w:b/>
          <w:bCs/>
          <w:sz w:val="20"/>
          <w:szCs w:val="20"/>
        </w:rPr>
      </w:pPr>
      <w:r w:rsidRPr="00FC1A1B">
        <w:rPr>
          <w:rFonts w:ascii="Segoe UI Light" w:hAnsi="Segoe UI Light" w:cs="Segoe UI Light"/>
          <w:b/>
          <w:bCs/>
          <w:sz w:val="20"/>
          <w:szCs w:val="20"/>
        </w:rPr>
        <w:t>alerta_fin.wav:</w:t>
      </w:r>
      <w:r w:rsidRPr="00FC1A1B">
        <w:rPr>
          <w:rFonts w:ascii="Segoe UI Light" w:hAnsi="Segoe UI Light" w:cs="Segoe UI Light"/>
          <w:sz w:val="20"/>
          <w:szCs w:val="20"/>
        </w:rPr>
        <w:t xml:space="preserve"> Archivo de sonido que indica la finalización del proceso.</w:t>
      </w:r>
    </w:p>
    <w:p w14:paraId="5D531EDB" w14:textId="77777777" w:rsidR="00341A45" w:rsidRPr="00FC1A1B" w:rsidRDefault="00341A45" w:rsidP="00341A45">
      <w:pPr>
        <w:pStyle w:val="Prrafodelista"/>
        <w:numPr>
          <w:ilvl w:val="0"/>
          <w:numId w:val="11"/>
        </w:numPr>
        <w:spacing w:after="160" w:line="278" w:lineRule="auto"/>
        <w:rPr>
          <w:rFonts w:ascii="Segoe UI Light" w:hAnsi="Segoe UI Light" w:cs="Segoe UI Light"/>
          <w:b/>
          <w:bCs/>
          <w:sz w:val="20"/>
          <w:szCs w:val="20"/>
        </w:rPr>
      </w:pPr>
      <w:r w:rsidRPr="00FC1A1B">
        <w:rPr>
          <w:rFonts w:ascii="Segoe UI Light" w:hAnsi="Segoe UI Light" w:cs="Segoe UI Light"/>
          <w:b/>
          <w:bCs/>
          <w:sz w:val="20"/>
          <w:szCs w:val="20"/>
        </w:rPr>
        <w:t>control.json:</w:t>
      </w:r>
      <w:r w:rsidRPr="00FC1A1B">
        <w:rPr>
          <w:rFonts w:ascii="Segoe UI Light" w:hAnsi="Segoe UI Light" w:cs="Segoe UI Light"/>
          <w:sz w:val="20"/>
          <w:szCs w:val="20"/>
        </w:rPr>
        <w:t xml:space="preserve"> Archivo que define las coordenadas específicas de cada REM, incluyendo secciones y series.</w:t>
      </w:r>
    </w:p>
    <w:p w14:paraId="58D3B117" w14:textId="77777777" w:rsidR="00341A45" w:rsidRPr="00FC1A1B" w:rsidRDefault="00341A45" w:rsidP="00341A45">
      <w:pPr>
        <w:pStyle w:val="Prrafodelista"/>
        <w:numPr>
          <w:ilvl w:val="0"/>
          <w:numId w:val="11"/>
        </w:numPr>
        <w:spacing w:after="160" w:line="278" w:lineRule="auto"/>
        <w:rPr>
          <w:rFonts w:ascii="Segoe UI Light" w:hAnsi="Segoe UI Light" w:cs="Segoe UI Light"/>
          <w:b/>
          <w:bCs/>
          <w:sz w:val="20"/>
          <w:szCs w:val="20"/>
        </w:rPr>
      </w:pPr>
      <w:r w:rsidRPr="00FC1A1B">
        <w:rPr>
          <w:rFonts w:ascii="Segoe UI Light" w:hAnsi="Segoe UI Light" w:cs="Segoe UI Light"/>
          <w:b/>
          <w:bCs/>
          <w:sz w:val="20"/>
          <w:szCs w:val="20"/>
        </w:rPr>
        <w:t>control-versiones.json:</w:t>
      </w:r>
      <w:r w:rsidRPr="00FC1A1B">
        <w:rPr>
          <w:rFonts w:ascii="Segoe UI Light" w:hAnsi="Segoe UI Light" w:cs="Segoe UI Light"/>
          <w:sz w:val="20"/>
          <w:szCs w:val="20"/>
        </w:rPr>
        <w:t xml:space="preserve"> Archivo que contiene el detalle de las versiones correspondientes a cada serie del año en curso.</w:t>
      </w:r>
    </w:p>
    <w:p w14:paraId="47DA5070" w14:textId="77777777" w:rsidR="00066CD6" w:rsidRPr="00FC1A1B" w:rsidRDefault="00341A45" w:rsidP="00066CD6">
      <w:pPr>
        <w:pStyle w:val="Prrafodelista"/>
        <w:numPr>
          <w:ilvl w:val="0"/>
          <w:numId w:val="11"/>
        </w:numPr>
        <w:spacing w:after="160" w:line="278" w:lineRule="auto"/>
        <w:rPr>
          <w:rFonts w:ascii="Segoe UI Light" w:hAnsi="Segoe UI Light" w:cs="Segoe UI Light"/>
          <w:sz w:val="20"/>
          <w:szCs w:val="20"/>
        </w:rPr>
      </w:pPr>
      <w:r w:rsidRPr="00FC1A1B">
        <w:rPr>
          <w:rFonts w:ascii="Segoe UI Light" w:hAnsi="Segoe UI Light" w:cs="Segoe UI Light"/>
          <w:b/>
          <w:bCs/>
          <w:sz w:val="20"/>
          <w:szCs w:val="20"/>
        </w:rPr>
        <w:t xml:space="preserve">establecimientos-deis-minsal.xlsx: </w:t>
      </w:r>
      <w:r w:rsidRPr="00FC1A1B">
        <w:rPr>
          <w:rFonts w:ascii="Segoe UI Light" w:hAnsi="Segoe UI Light" w:cs="Segoe UI Light"/>
          <w:sz w:val="20"/>
          <w:szCs w:val="20"/>
        </w:rPr>
        <w:t xml:space="preserve">Archivo con los datos oficiales de los establecimientos de salud del país. Estos datos son públicos y se obtienen desde el sitio oficial del DEIS del MINSAL, sección “DATOS ABIERTOS” “Establecimientos de Salud”.  </w:t>
      </w:r>
      <w:hyperlink r:id="rId10" w:history="1">
        <w:r w:rsidRPr="00FC1A1B">
          <w:rPr>
            <w:rStyle w:val="Hipervnculo"/>
            <w:rFonts w:ascii="Segoe UI Light" w:hAnsi="Segoe UI Light" w:cs="Segoe UI Light"/>
            <w:sz w:val="20"/>
            <w:szCs w:val="20"/>
          </w:rPr>
          <w:t>https://deis.minsal.cl/</w:t>
        </w:r>
      </w:hyperlink>
      <w:r w:rsidRPr="00FC1A1B">
        <w:rPr>
          <w:rFonts w:ascii="Segoe UI Light" w:hAnsi="Segoe UI Light" w:cs="Segoe UI Light"/>
          <w:sz w:val="20"/>
          <w:szCs w:val="20"/>
        </w:rPr>
        <w:t xml:space="preserve">. </w:t>
      </w:r>
      <w:r w:rsidRPr="00FC1A1B">
        <w:rPr>
          <w:rFonts w:ascii="Segoe UI Light" w:hAnsi="Segoe UI Light" w:cs="Segoe UI Light"/>
          <w:sz w:val="20"/>
          <w:szCs w:val="20"/>
        </w:rPr>
        <w:lastRenderedPageBreak/>
        <w:t>Además, contiene el consolidado de nombres “no oficiales” usados por cada establecimiento.</w:t>
      </w:r>
    </w:p>
    <w:p w14:paraId="434BC3C0" w14:textId="55EFC3BA" w:rsidR="00066CD6" w:rsidRPr="00FC1A1B" w:rsidRDefault="00066CD6" w:rsidP="00066CD6">
      <w:pPr>
        <w:pStyle w:val="Prrafodelista"/>
        <w:numPr>
          <w:ilvl w:val="0"/>
          <w:numId w:val="11"/>
        </w:numPr>
        <w:spacing w:after="160" w:line="278" w:lineRule="auto"/>
        <w:rPr>
          <w:rFonts w:ascii="Segoe UI Light" w:hAnsi="Segoe UI Light" w:cs="Segoe UI Light"/>
          <w:sz w:val="20"/>
          <w:szCs w:val="20"/>
        </w:rPr>
      </w:pPr>
      <w:r w:rsidRPr="00FC1A1B">
        <w:rPr>
          <w:rFonts w:ascii="Segoe UI Light" w:hAnsi="Segoe UI Light" w:cs="Segoe UI Light"/>
          <w:b/>
          <w:bCs/>
          <w:sz w:val="20"/>
          <w:szCs w:val="20"/>
        </w:rPr>
        <w:t xml:space="preserve">control-consistencias.csv: </w:t>
      </w:r>
      <w:r w:rsidR="00011E9C" w:rsidRPr="00FC1A1B">
        <w:rPr>
          <w:rFonts w:ascii="Segoe UI Light" w:hAnsi="Segoe UI Light" w:cs="Segoe UI Light"/>
          <w:sz w:val="20"/>
          <w:szCs w:val="20"/>
        </w:rPr>
        <w:t>Archivo de configuración que almacena las reglas de validación de consistencia entre los distintos REM. Define qué datos se comparan, cómo se obtienen los valores y qué condición lógica debe cumplirse para que la validación sea satisfactoria.</w:t>
      </w:r>
    </w:p>
    <w:p w14:paraId="75BCFBB5" w14:textId="2363B60D" w:rsidR="00341A45" w:rsidRPr="00FC1A1B" w:rsidRDefault="00341A45" w:rsidP="00537647">
      <w:pPr>
        <w:pStyle w:val="Prrafodelista"/>
        <w:numPr>
          <w:ilvl w:val="0"/>
          <w:numId w:val="13"/>
        </w:numPr>
        <w:spacing w:after="160" w:line="278" w:lineRule="auto"/>
        <w:rPr>
          <w:rFonts w:ascii="Segoe UI Light" w:hAnsi="Segoe UI Light" w:cs="Segoe UI Light"/>
          <w:i/>
          <w:iCs/>
          <w:sz w:val="20"/>
          <w:szCs w:val="20"/>
        </w:rPr>
      </w:pPr>
      <w:r w:rsidRPr="00FC1A1B">
        <w:rPr>
          <w:rFonts w:ascii="Segoe UI Light" w:hAnsi="Segoe UI Light" w:cs="Segoe UI Light"/>
          <w:b/>
          <w:bCs/>
          <w:sz w:val="20"/>
          <w:szCs w:val="20"/>
        </w:rPr>
        <w:t>rem:</w:t>
      </w:r>
      <w:r w:rsidRPr="00FC1A1B">
        <w:rPr>
          <w:rFonts w:ascii="Segoe UI Light" w:hAnsi="Segoe UI Light" w:cs="Segoe UI Light"/>
          <w:sz w:val="20"/>
          <w:szCs w:val="20"/>
        </w:rPr>
        <w:t xml:space="preserve"> Subdirectorio en el cual el usuario debe depositar los archivos REM que se desea validar y comparar. Los archivos deben seguir estrictamente el siguiente formato de nombre: “111100A01V1.xlsm”, </w:t>
      </w:r>
      <w:r w:rsidRPr="00FC1A1B">
        <w:rPr>
          <w:rFonts w:ascii="Segoe UI Light" w:hAnsi="Segoe UI Light" w:cs="Segoe UI Light"/>
          <w:b/>
          <w:bCs/>
          <w:sz w:val="20"/>
          <w:szCs w:val="20"/>
        </w:rPr>
        <w:t>Todo el nombre debe estar en mayúsculas</w:t>
      </w:r>
      <w:r w:rsidRPr="00FC1A1B">
        <w:rPr>
          <w:rFonts w:ascii="Segoe UI Light" w:hAnsi="Segoe UI Light" w:cs="Segoe UI Light"/>
          <w:sz w:val="20"/>
          <w:szCs w:val="20"/>
        </w:rPr>
        <w:t xml:space="preserve">, y su estructura se detalla en </w:t>
      </w:r>
      <w:r w:rsidRPr="00FC1A1B">
        <w:rPr>
          <w:rFonts w:ascii="Segoe UI Light" w:hAnsi="Segoe UI Light" w:cs="Segoe UI Light"/>
          <w:i/>
          <w:iCs/>
          <w:sz w:val="20"/>
          <w:szCs w:val="20"/>
        </w:rPr>
        <w:t>“Figura 2: Tabla desglose del nombre del archivo REM.”</w:t>
      </w:r>
    </w:p>
    <w:p w14:paraId="6E11485C" w14:textId="77777777" w:rsidR="00341A45" w:rsidRPr="00FC1A1B" w:rsidRDefault="00341A45" w:rsidP="00341A45">
      <w:pPr>
        <w:pStyle w:val="Prrafodelista"/>
        <w:numPr>
          <w:ilvl w:val="0"/>
          <w:numId w:val="13"/>
        </w:numPr>
        <w:spacing w:after="160" w:line="278" w:lineRule="auto"/>
        <w:rPr>
          <w:rFonts w:ascii="Segoe UI Light" w:hAnsi="Segoe UI Light" w:cs="Segoe UI Light"/>
          <w:b/>
          <w:bCs/>
          <w:sz w:val="20"/>
          <w:szCs w:val="20"/>
        </w:rPr>
      </w:pPr>
      <w:r w:rsidRPr="00FC1A1B">
        <w:rPr>
          <w:rFonts w:ascii="Segoe UI Light" w:hAnsi="Segoe UI Light" w:cs="Segoe UI Light"/>
          <w:b/>
          <w:bCs/>
          <w:sz w:val="20"/>
          <w:szCs w:val="20"/>
        </w:rPr>
        <w:t>validador.exe:</w:t>
      </w:r>
      <w:r w:rsidRPr="00FC1A1B">
        <w:rPr>
          <w:rFonts w:ascii="Segoe UI Light" w:hAnsi="Segoe UI Light" w:cs="Segoe UI Light"/>
          <w:sz w:val="20"/>
          <w:szCs w:val="20"/>
        </w:rPr>
        <w:t xml:space="preserve"> Archivo ejecutable principal del aplicativo.</w:t>
      </w:r>
    </w:p>
    <w:p w14:paraId="5E2FE64D" w14:textId="77777777" w:rsidR="00341A45" w:rsidRPr="00FC1A1B" w:rsidRDefault="00341A45" w:rsidP="00341A45">
      <w:pPr>
        <w:jc w:val="center"/>
        <w:rPr>
          <w:sz w:val="20"/>
          <w:szCs w:val="20"/>
        </w:rPr>
      </w:pPr>
      <w:r w:rsidRPr="00FC1A1B">
        <w:rPr>
          <w:noProof/>
          <w:sz w:val="20"/>
          <w:szCs w:val="20"/>
        </w:rPr>
        <w:drawing>
          <wp:inline distT="0" distB="0" distL="0" distR="0" wp14:anchorId="62129D1F" wp14:editId="7F22A971">
            <wp:extent cx="3024347" cy="1466850"/>
            <wp:effectExtent l="0" t="0" r="5080" b="0"/>
            <wp:docPr id="12978960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896026" name=""/>
                    <pic:cNvPicPr/>
                  </pic:nvPicPr>
                  <pic:blipFill>
                    <a:blip r:embed="rId11"/>
                    <a:stretch>
                      <a:fillRect/>
                    </a:stretch>
                  </pic:blipFill>
                  <pic:spPr>
                    <a:xfrm>
                      <a:off x="0" y="0"/>
                      <a:ext cx="3034508" cy="1471778"/>
                    </a:xfrm>
                    <a:prstGeom prst="rect">
                      <a:avLst/>
                    </a:prstGeom>
                  </pic:spPr>
                </pic:pic>
              </a:graphicData>
            </a:graphic>
          </wp:inline>
        </w:drawing>
      </w:r>
    </w:p>
    <w:p w14:paraId="6EA30956" w14:textId="77777777" w:rsidR="00341A45" w:rsidRPr="00957B9E" w:rsidRDefault="00341A45" w:rsidP="00341A45">
      <w:pPr>
        <w:jc w:val="center"/>
        <w:rPr>
          <w:rFonts w:ascii="Segoe UI Light" w:hAnsi="Segoe UI Light" w:cs="Segoe UI Light"/>
          <w:sz w:val="24"/>
          <w:szCs w:val="24"/>
          <w:vertAlign w:val="superscript"/>
        </w:rPr>
      </w:pPr>
      <w:r w:rsidRPr="00957B9E">
        <w:rPr>
          <w:rFonts w:ascii="Segoe UI Light" w:hAnsi="Segoe UI Light" w:cs="Segoe UI Light"/>
          <w:sz w:val="24"/>
          <w:szCs w:val="24"/>
          <w:vertAlign w:val="superscript"/>
        </w:rPr>
        <w:t>Figura 2: Tabla desglose formato de nombre de REM.</w:t>
      </w:r>
    </w:p>
    <w:p w14:paraId="7FAA219F" w14:textId="77777777" w:rsidR="00341A45" w:rsidRPr="00FC1A1B" w:rsidRDefault="00341A45" w:rsidP="00341A45">
      <w:pPr>
        <w:rPr>
          <w:b/>
          <w:bCs/>
          <w:sz w:val="20"/>
          <w:szCs w:val="20"/>
        </w:rPr>
      </w:pPr>
    </w:p>
    <w:p w14:paraId="6AEC8C72" w14:textId="77777777" w:rsidR="004A0405" w:rsidRPr="00FC1A1B" w:rsidRDefault="004A0405" w:rsidP="00341A45">
      <w:pPr>
        <w:spacing w:line="276" w:lineRule="auto"/>
        <w:jc w:val="both"/>
        <w:outlineLvl w:val="0"/>
        <w:rPr>
          <w:rFonts w:ascii="Segoe UI Light" w:hAnsi="Segoe UI Light" w:cs="Segoe UI Light"/>
          <w:b/>
          <w:bCs/>
          <w:sz w:val="20"/>
          <w:szCs w:val="20"/>
        </w:rPr>
      </w:pPr>
      <w:bookmarkStart w:id="18" w:name="_Toc213764893"/>
    </w:p>
    <w:p w14:paraId="3CD8DADB" w14:textId="52E65F8D" w:rsidR="00341A45" w:rsidRPr="00957B9E" w:rsidRDefault="00341A45" w:rsidP="0089445B">
      <w:pPr>
        <w:pStyle w:val="Titulo"/>
      </w:pPr>
      <w:bookmarkStart w:id="19" w:name="_Toc234403684"/>
      <w:bookmarkStart w:id="20" w:name="_Toc234422429"/>
      <w:r w:rsidRPr="00957B9E">
        <w:t>EJECUCIÓN DEL APLICATIVO DE VALIDACIÓN REM: Inicio del Proceso</w:t>
      </w:r>
      <w:bookmarkEnd w:id="18"/>
      <w:bookmarkEnd w:id="19"/>
      <w:bookmarkEnd w:id="20"/>
    </w:p>
    <w:p w14:paraId="3DF41D41" w14:textId="77777777" w:rsidR="004553C3" w:rsidRPr="00957B9E" w:rsidRDefault="00341A45" w:rsidP="00341A45">
      <w:pPr>
        <w:jc w:val="both"/>
        <w:rPr>
          <w:rFonts w:ascii="Segoe UI Light" w:hAnsi="Segoe UI Light" w:cs="Segoe UI Light"/>
          <w:sz w:val="20"/>
          <w:szCs w:val="20"/>
        </w:rPr>
      </w:pPr>
      <w:r w:rsidRPr="00957B9E">
        <w:rPr>
          <w:rFonts w:ascii="Segoe UI Light" w:hAnsi="Segoe UI Light" w:cs="Segoe UI Light"/>
          <w:sz w:val="20"/>
          <w:szCs w:val="20"/>
        </w:rPr>
        <w:t xml:space="preserve">Antes de ejecutar el aplicativo, </w:t>
      </w:r>
      <w:r w:rsidRPr="00957B9E">
        <w:rPr>
          <w:rFonts w:ascii="Segoe UI Light" w:hAnsi="Segoe UI Light" w:cs="Segoe UI Light"/>
          <w:b/>
          <w:bCs/>
          <w:sz w:val="20"/>
          <w:szCs w:val="20"/>
        </w:rPr>
        <w:t>el usuario debe asegurarse de</w:t>
      </w:r>
      <w:r w:rsidRPr="00957B9E">
        <w:rPr>
          <w:rFonts w:ascii="Segoe UI Light" w:hAnsi="Segoe UI Light" w:cs="Segoe UI Light"/>
          <w:sz w:val="20"/>
          <w:szCs w:val="20"/>
        </w:rPr>
        <w:t xml:space="preserve"> </w:t>
      </w:r>
      <w:r w:rsidRPr="00957B9E">
        <w:rPr>
          <w:rFonts w:ascii="Segoe UI Light" w:hAnsi="Segoe UI Light" w:cs="Segoe UI Light"/>
          <w:b/>
          <w:bCs/>
          <w:sz w:val="20"/>
          <w:szCs w:val="20"/>
        </w:rPr>
        <w:t>cerrar todos los archivos</w:t>
      </w:r>
      <w:r w:rsidRPr="00957B9E">
        <w:rPr>
          <w:rFonts w:ascii="Segoe UI Light" w:hAnsi="Segoe UI Light" w:cs="Segoe UI Light"/>
          <w:sz w:val="20"/>
          <w:szCs w:val="20"/>
        </w:rPr>
        <w:t xml:space="preserve"> que pertenezcan al directorio del aplicativo y que hayan sido utilizados en procesos anteriores.</w:t>
      </w:r>
    </w:p>
    <w:p w14:paraId="6650D467" w14:textId="59130D92" w:rsidR="00341A45" w:rsidRPr="00957B9E" w:rsidRDefault="00341A45" w:rsidP="00341A45">
      <w:pPr>
        <w:jc w:val="both"/>
        <w:rPr>
          <w:rFonts w:ascii="Segoe UI Light" w:hAnsi="Segoe UI Light" w:cs="Segoe UI Light"/>
          <w:sz w:val="20"/>
          <w:szCs w:val="20"/>
        </w:rPr>
      </w:pPr>
      <w:r w:rsidRPr="00957B9E">
        <w:rPr>
          <w:rFonts w:ascii="Segoe UI Light" w:hAnsi="Segoe UI Light" w:cs="Segoe UI Light"/>
          <w:sz w:val="20"/>
          <w:szCs w:val="20"/>
        </w:rPr>
        <w:t>En caso de requerir acceso a dichos archivos mientras el aplicativo está en uso, se recomienda copiarlos y utilizarlos desde un directorio distinto, para evitar conflictos en la ejecución y generación de reportes.</w:t>
      </w:r>
    </w:p>
    <w:p w14:paraId="520A6F81" w14:textId="7ED4076B" w:rsidR="004553C3" w:rsidRPr="00957B9E" w:rsidRDefault="00341A45" w:rsidP="00341A45">
      <w:pPr>
        <w:jc w:val="both"/>
        <w:rPr>
          <w:rFonts w:ascii="Segoe UI Light" w:hAnsi="Segoe UI Light" w:cs="Segoe UI Light"/>
          <w:sz w:val="20"/>
          <w:szCs w:val="20"/>
        </w:rPr>
      </w:pPr>
      <w:r w:rsidRPr="00957B9E">
        <w:rPr>
          <w:rFonts w:ascii="Segoe UI Light" w:hAnsi="Segoe UI Light" w:cs="Segoe UI Light"/>
          <w:sz w:val="20"/>
          <w:szCs w:val="20"/>
        </w:rPr>
        <w:t>Una vez verificada la existencia y correcta organización de la estructura descrita en el apartado</w:t>
      </w:r>
      <w:r w:rsidRPr="00957B9E">
        <w:rPr>
          <w:rFonts w:ascii="Segoe UI Light" w:hAnsi="Segoe UI Light" w:cs="Segoe UI Light"/>
          <w:b/>
          <w:bCs/>
          <w:sz w:val="20"/>
          <w:szCs w:val="20"/>
        </w:rPr>
        <w:t xml:space="preserve"> "Requisitos para la ejecución del aplicativo",</w:t>
      </w:r>
      <w:r w:rsidRPr="00957B9E">
        <w:rPr>
          <w:rFonts w:ascii="Segoe UI Light" w:hAnsi="Segoe UI Light" w:cs="Segoe UI Light"/>
          <w:sz w:val="20"/>
          <w:szCs w:val="20"/>
        </w:rPr>
        <w:t xml:space="preserve"> </w:t>
      </w:r>
      <w:r w:rsidR="004553C3" w:rsidRPr="00957B9E">
        <w:rPr>
          <w:rFonts w:ascii="Segoe UI Light" w:hAnsi="Segoe UI Light" w:cs="Segoe UI Light"/>
          <w:sz w:val="20"/>
          <w:szCs w:val="20"/>
        </w:rPr>
        <w:t xml:space="preserve">el usuario debe cargar en el directorio </w:t>
      </w:r>
      <w:r w:rsidR="004553C3" w:rsidRPr="00957B9E">
        <w:rPr>
          <w:rFonts w:ascii="Segoe UI Light" w:hAnsi="Segoe UI Light" w:cs="Segoe UI Light"/>
          <w:b/>
          <w:bCs/>
          <w:sz w:val="20"/>
          <w:szCs w:val="20"/>
        </w:rPr>
        <w:t>rem</w:t>
      </w:r>
      <w:r w:rsidR="004553C3" w:rsidRPr="00957B9E">
        <w:rPr>
          <w:rFonts w:ascii="Segoe UI Light" w:hAnsi="Segoe UI Light" w:cs="Segoe UI Light"/>
          <w:sz w:val="20"/>
          <w:szCs w:val="20"/>
        </w:rPr>
        <w:t xml:space="preserve"> los archivos REM que serán analizados.</w:t>
      </w:r>
    </w:p>
    <w:p w14:paraId="1785B208" w14:textId="1CE84F89" w:rsidR="004553C3" w:rsidRPr="00957B9E" w:rsidRDefault="004553C3" w:rsidP="00341A45">
      <w:pPr>
        <w:jc w:val="both"/>
        <w:rPr>
          <w:rFonts w:ascii="Segoe UI Light" w:hAnsi="Segoe UI Light" w:cs="Segoe UI Light"/>
          <w:sz w:val="20"/>
          <w:szCs w:val="20"/>
        </w:rPr>
      </w:pPr>
      <w:r w:rsidRPr="00957B9E">
        <w:rPr>
          <w:rFonts w:ascii="Segoe UI Light" w:hAnsi="Segoe UI Light" w:cs="Segoe UI Light"/>
          <w:sz w:val="20"/>
          <w:szCs w:val="20"/>
        </w:rPr>
        <w:t xml:space="preserve">Para los archivos correspondientes al año estadístico en curso, el nombre del archivo debe mantener la estructura descrita en la </w:t>
      </w:r>
      <w:r w:rsidRPr="00957B9E">
        <w:rPr>
          <w:rFonts w:ascii="Segoe UI Light" w:hAnsi="Segoe UI Light" w:cs="Segoe UI Light"/>
          <w:i/>
          <w:iCs/>
          <w:sz w:val="20"/>
          <w:szCs w:val="20"/>
        </w:rPr>
        <w:t>“Figura 2: Tabla desglose formato de nombre de REM.”</w:t>
      </w:r>
    </w:p>
    <w:p w14:paraId="7E50585A" w14:textId="292A3F44" w:rsidR="004553C3" w:rsidRPr="00957B9E" w:rsidRDefault="004553C3" w:rsidP="004553C3">
      <w:pPr>
        <w:jc w:val="both"/>
        <w:rPr>
          <w:rFonts w:ascii="Segoe UI Light" w:hAnsi="Segoe UI Light" w:cs="Segoe UI Light"/>
          <w:sz w:val="20"/>
          <w:szCs w:val="20"/>
        </w:rPr>
      </w:pPr>
      <w:r w:rsidRPr="00957B9E">
        <w:rPr>
          <w:rFonts w:ascii="Segoe UI Light" w:hAnsi="Segoe UI Light" w:cs="Segoe UI Light"/>
          <w:sz w:val="20"/>
          <w:szCs w:val="20"/>
        </w:rPr>
        <w:t>Cuando se requiera validar archivos REM correspondientes a años anteriores, el nombre del archivo deberá incorporar el año de la serie al final del nombre, antes de la extensión, utilizando la siguiente estructura: [Nombre base del archivo]-[AÑO].xlsm</w:t>
      </w:r>
    </w:p>
    <w:p w14:paraId="7D944465" w14:textId="69B78A29" w:rsidR="004553C3" w:rsidRPr="00957B9E" w:rsidRDefault="004553C3" w:rsidP="004553C3">
      <w:pPr>
        <w:jc w:val="both"/>
        <w:rPr>
          <w:rFonts w:ascii="Segoe UI Light" w:hAnsi="Segoe UI Light" w:cs="Segoe UI Light"/>
          <w:sz w:val="20"/>
          <w:szCs w:val="20"/>
        </w:rPr>
      </w:pPr>
      <w:r w:rsidRPr="00957B9E">
        <w:rPr>
          <w:rFonts w:ascii="Segoe UI Light" w:hAnsi="Segoe UI Light" w:cs="Segoe UI Light"/>
          <w:sz w:val="20"/>
          <w:szCs w:val="20"/>
        </w:rPr>
        <w:lastRenderedPageBreak/>
        <w:t>Por ejemplo: 111783BM06V1-2025.xlsm</w:t>
      </w:r>
    </w:p>
    <w:p w14:paraId="3D4E27BA" w14:textId="08E10495" w:rsidR="004553C3" w:rsidRPr="00957B9E" w:rsidRDefault="004553C3" w:rsidP="004553C3">
      <w:pPr>
        <w:rPr>
          <w:rFonts w:ascii="Segoe UI Light" w:hAnsi="Segoe UI Light" w:cs="Segoe UI Light"/>
          <w:sz w:val="20"/>
          <w:szCs w:val="20"/>
        </w:rPr>
      </w:pPr>
      <w:r w:rsidRPr="00957B9E">
        <w:rPr>
          <w:rFonts w:ascii="Segoe UI Light" w:hAnsi="Segoe UI Light" w:cs="Segoe UI Light"/>
          <w:sz w:val="20"/>
          <w:szCs w:val="20"/>
        </w:rPr>
        <w:t>Este sufijo permite al aplicativo identificar correctamente el año de la serie que será utilizada durante el proceso de validación. Si el archivo no incorpora este formato cuando corresponda, el aplicativo lo clasificará como inválido y no será considerado para las validaciones correspondientes.</w:t>
      </w:r>
    </w:p>
    <w:p w14:paraId="416D385A" w14:textId="22735344" w:rsidR="004553C3" w:rsidRPr="00957B9E" w:rsidRDefault="004553C3" w:rsidP="004553C3">
      <w:pPr>
        <w:rPr>
          <w:rFonts w:ascii="Segoe UI Light" w:hAnsi="Segoe UI Light" w:cs="Segoe UI Light"/>
          <w:sz w:val="20"/>
          <w:szCs w:val="20"/>
        </w:rPr>
      </w:pPr>
      <w:r w:rsidRPr="00957B9E">
        <w:rPr>
          <w:rFonts w:ascii="Segoe UI Light" w:hAnsi="Segoe UI Light" w:cs="Segoe UI Light"/>
          <w:sz w:val="20"/>
          <w:szCs w:val="20"/>
        </w:rPr>
        <w:t>Posteriormente, el usuario podrá ejecutar el archivo "validador-consistencias-rem-ver&lt;número_de_versión&gt;.exe".</w:t>
      </w:r>
    </w:p>
    <w:p w14:paraId="3DB138A8" w14:textId="77777777" w:rsidR="004553C3" w:rsidRPr="00957B9E" w:rsidRDefault="004553C3" w:rsidP="004553C3">
      <w:pPr>
        <w:rPr>
          <w:rFonts w:ascii="Segoe UI Light" w:hAnsi="Segoe UI Light" w:cs="Segoe UI Light"/>
          <w:sz w:val="20"/>
          <w:szCs w:val="20"/>
        </w:rPr>
      </w:pPr>
      <w:r w:rsidRPr="00957B9E">
        <w:rPr>
          <w:rFonts w:ascii="Segoe UI Light" w:hAnsi="Segoe UI Light" w:cs="Segoe UI Light"/>
          <w:sz w:val="20"/>
          <w:szCs w:val="20"/>
        </w:rPr>
        <w:t>Al iniciar la ejecución, el aplicativo realizará las validaciones preliminares de los archivos REM, verificando, entre otros aspectos, la estructura del nombre de los archivos, la integridad de los documentos y la información contenida en las portadas.</w:t>
      </w:r>
    </w:p>
    <w:p w14:paraId="243BFA83" w14:textId="77777777" w:rsidR="004553C3" w:rsidRPr="00957B9E" w:rsidRDefault="004553C3" w:rsidP="004553C3">
      <w:pPr>
        <w:rPr>
          <w:rFonts w:ascii="Segoe UI Light" w:hAnsi="Segoe UI Light" w:cs="Segoe UI Light"/>
          <w:sz w:val="20"/>
          <w:szCs w:val="20"/>
        </w:rPr>
      </w:pPr>
      <w:r w:rsidRPr="00957B9E">
        <w:rPr>
          <w:rFonts w:ascii="Segoe UI Light" w:hAnsi="Segoe UI Light" w:cs="Segoe UI Light"/>
          <w:sz w:val="20"/>
          <w:szCs w:val="20"/>
        </w:rPr>
        <w:t>Para las series correspondientes hasta el año 2025, la validación del establecimiento considera tanto el nombre oficial como los nombres alternativos (alias) registrados para cada establecimiento.</w:t>
      </w:r>
    </w:p>
    <w:p w14:paraId="46574B02" w14:textId="77777777" w:rsidR="004553C3" w:rsidRPr="00957B9E" w:rsidRDefault="004553C3" w:rsidP="004553C3">
      <w:pPr>
        <w:rPr>
          <w:rFonts w:ascii="Segoe UI Light" w:hAnsi="Segoe UI Light" w:cs="Segoe UI Light"/>
          <w:sz w:val="20"/>
          <w:szCs w:val="20"/>
        </w:rPr>
      </w:pPr>
      <w:r w:rsidRPr="00957B9E">
        <w:rPr>
          <w:rFonts w:ascii="Segoe UI Light" w:hAnsi="Segoe UI Light" w:cs="Segoe UI Light"/>
          <w:sz w:val="20"/>
          <w:szCs w:val="20"/>
        </w:rPr>
        <w:t xml:space="preserve">Para las series correspondientes desde el año 2026, la validación del establecimiento se realiza exclusivamente utilizando el nombre oficial, obtenido mediante el botón </w:t>
      </w:r>
      <w:r w:rsidRPr="00957B9E">
        <w:rPr>
          <w:rFonts w:ascii="Segoe UI Light" w:hAnsi="Segoe UI Light" w:cs="Segoe UI Light"/>
          <w:i/>
          <w:iCs/>
          <w:sz w:val="20"/>
          <w:szCs w:val="20"/>
        </w:rPr>
        <w:t>"Buscar Establecimiento"</w:t>
      </w:r>
      <w:r w:rsidRPr="00957B9E">
        <w:rPr>
          <w:rFonts w:ascii="Segoe UI Light" w:hAnsi="Segoe UI Light" w:cs="Segoe UI Light"/>
          <w:sz w:val="20"/>
          <w:szCs w:val="20"/>
        </w:rPr>
        <w:t xml:space="preserve"> de la hoja </w:t>
      </w:r>
      <w:r w:rsidRPr="00957B9E">
        <w:rPr>
          <w:rFonts w:ascii="Segoe UI Light" w:hAnsi="Segoe UI Light" w:cs="Segoe UI Light"/>
          <w:i/>
          <w:iCs/>
          <w:sz w:val="20"/>
          <w:szCs w:val="20"/>
        </w:rPr>
        <w:t>"NOMBRE"</w:t>
      </w:r>
      <w:r w:rsidRPr="00957B9E">
        <w:rPr>
          <w:rFonts w:ascii="Segoe UI Light" w:hAnsi="Segoe UI Light" w:cs="Segoe UI Light"/>
          <w:sz w:val="20"/>
          <w:szCs w:val="20"/>
        </w:rPr>
        <w:t xml:space="preserve"> de cada serie REM.</w:t>
      </w:r>
    </w:p>
    <w:p w14:paraId="5EB5A31A" w14:textId="77777777" w:rsidR="004553C3" w:rsidRPr="00957B9E" w:rsidRDefault="004553C3" w:rsidP="004553C3">
      <w:pPr>
        <w:rPr>
          <w:rFonts w:ascii="Segoe UI Light" w:hAnsi="Segoe UI Light" w:cs="Segoe UI Light"/>
          <w:sz w:val="20"/>
          <w:szCs w:val="20"/>
        </w:rPr>
      </w:pPr>
      <w:r w:rsidRPr="00957B9E">
        <w:rPr>
          <w:rFonts w:ascii="Segoe UI Light" w:hAnsi="Segoe UI Light" w:cs="Segoe UI Light"/>
          <w:sz w:val="20"/>
          <w:szCs w:val="20"/>
        </w:rPr>
        <w:t>Tras unos segundos, el sistema iniciará el procesamiento de los archivos REM y se mostrará en la terminal CMD una breve descripción del registro de ejecución.</w:t>
      </w:r>
    </w:p>
    <w:p w14:paraId="6DC2FBE0" w14:textId="77777777" w:rsidR="004553C3" w:rsidRPr="00957B9E" w:rsidRDefault="004553C3" w:rsidP="004553C3">
      <w:pPr>
        <w:rPr>
          <w:rFonts w:ascii="Segoe UI Light" w:hAnsi="Segoe UI Light" w:cs="Segoe UI Light"/>
          <w:i/>
          <w:iCs/>
          <w:sz w:val="20"/>
          <w:szCs w:val="20"/>
        </w:rPr>
      </w:pPr>
      <w:r w:rsidRPr="00957B9E">
        <w:rPr>
          <w:rFonts w:ascii="Segoe UI Light" w:hAnsi="Segoe UI Light" w:cs="Segoe UI Light"/>
          <w:sz w:val="20"/>
          <w:szCs w:val="20"/>
        </w:rPr>
        <w:t xml:space="preserve">Esta salida se ejemplifica en la </w:t>
      </w:r>
      <w:r w:rsidRPr="00957B9E">
        <w:rPr>
          <w:rFonts w:ascii="Segoe UI Light" w:hAnsi="Segoe UI Light" w:cs="Segoe UI Light"/>
          <w:i/>
          <w:iCs/>
          <w:sz w:val="20"/>
          <w:szCs w:val="20"/>
        </w:rPr>
        <w:t>"Figura 3: Registro en la terminal CMD".</w:t>
      </w:r>
    </w:p>
    <w:p w14:paraId="4E3C9950" w14:textId="77777777" w:rsidR="004553C3" w:rsidRPr="00957B9E" w:rsidRDefault="004553C3" w:rsidP="00341A45">
      <w:pPr>
        <w:rPr>
          <w:rFonts w:ascii="Segoe UI Light" w:hAnsi="Segoe UI Light" w:cs="Segoe UI Light"/>
          <w:sz w:val="20"/>
          <w:szCs w:val="20"/>
        </w:rPr>
      </w:pPr>
      <w:r w:rsidRPr="00957B9E">
        <w:rPr>
          <w:rFonts w:ascii="Segoe UI Light" w:hAnsi="Segoe UI Light" w:cs="Segoe UI Light"/>
          <w:sz w:val="20"/>
          <w:szCs w:val="20"/>
        </w:rPr>
        <w:t>Al finalizar el procesamiento, el aplicativo emitirá un sonido de alerta para indicar que ha concluido.</w:t>
      </w:r>
    </w:p>
    <w:p w14:paraId="05C824B2" w14:textId="5F07EDD9" w:rsidR="00341A45" w:rsidRPr="00957B9E" w:rsidRDefault="00341A45" w:rsidP="00341A45">
      <w:pPr>
        <w:rPr>
          <w:rFonts w:ascii="Segoe UI Light" w:hAnsi="Segoe UI Light" w:cs="Segoe UI Light"/>
          <w:sz w:val="20"/>
          <w:szCs w:val="20"/>
        </w:rPr>
      </w:pPr>
      <w:r w:rsidRPr="00957B9E">
        <w:rPr>
          <w:rFonts w:ascii="Segoe UI Light" w:hAnsi="Segoe UI Light" w:cs="Segoe UI Light"/>
          <w:b/>
          <w:bCs/>
          <w:sz w:val="20"/>
          <w:szCs w:val="20"/>
        </w:rPr>
        <w:t>La terminal permanecerá abierta hasta que el usuario presione cualquier tecla o cierre manualmente la ventana</w:t>
      </w:r>
      <w:r w:rsidRPr="00957B9E">
        <w:rPr>
          <w:rFonts w:ascii="Segoe UI Light" w:hAnsi="Segoe UI Light" w:cs="Segoe UI Light"/>
          <w:sz w:val="20"/>
          <w:szCs w:val="20"/>
        </w:rPr>
        <w:t>.</w:t>
      </w:r>
    </w:p>
    <w:p w14:paraId="6A3477A9" w14:textId="77777777" w:rsidR="00341A45" w:rsidRPr="00FC1A1B" w:rsidRDefault="00341A45" w:rsidP="00341A45">
      <w:pPr>
        <w:rPr>
          <w:sz w:val="20"/>
          <w:szCs w:val="20"/>
        </w:rPr>
      </w:pPr>
    </w:p>
    <w:p w14:paraId="79DF74AB" w14:textId="77777777" w:rsidR="00341A45" w:rsidRPr="00FC1A1B" w:rsidRDefault="00341A45" w:rsidP="00341A45">
      <w:pPr>
        <w:jc w:val="center"/>
        <w:rPr>
          <w:sz w:val="20"/>
          <w:szCs w:val="20"/>
        </w:rPr>
      </w:pPr>
      <w:r w:rsidRPr="00FC1A1B">
        <w:rPr>
          <w:noProof/>
          <w:sz w:val="20"/>
          <w:szCs w:val="20"/>
        </w:rPr>
        <w:lastRenderedPageBreak/>
        <w:drawing>
          <wp:inline distT="0" distB="0" distL="0" distR="0" wp14:anchorId="6FCB4591" wp14:editId="6438ACB5">
            <wp:extent cx="5612130" cy="3116580"/>
            <wp:effectExtent l="0" t="0" r="7620" b="7620"/>
            <wp:docPr id="13420602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06021" name="Imagen 134206021"/>
                    <pic:cNvPicPr/>
                  </pic:nvPicPr>
                  <pic:blipFill>
                    <a:blip r:embed="rId12">
                      <a:extLst>
                        <a:ext uri="{28A0092B-C50C-407E-A947-70E740481C1C}">
                          <a14:useLocalDpi xmlns:a14="http://schemas.microsoft.com/office/drawing/2010/main" val="0"/>
                        </a:ext>
                      </a:extLst>
                    </a:blip>
                    <a:stretch>
                      <a:fillRect/>
                    </a:stretch>
                  </pic:blipFill>
                  <pic:spPr>
                    <a:xfrm>
                      <a:off x="0" y="0"/>
                      <a:ext cx="5612130" cy="3116580"/>
                    </a:xfrm>
                    <a:prstGeom prst="rect">
                      <a:avLst/>
                    </a:prstGeom>
                  </pic:spPr>
                </pic:pic>
              </a:graphicData>
            </a:graphic>
          </wp:inline>
        </w:drawing>
      </w:r>
    </w:p>
    <w:p w14:paraId="0C8BC201" w14:textId="77777777" w:rsidR="00341A45" w:rsidRPr="00957B9E" w:rsidRDefault="00341A45" w:rsidP="00341A45">
      <w:pPr>
        <w:jc w:val="center"/>
        <w:rPr>
          <w:rFonts w:ascii="Segoe UI Light" w:hAnsi="Segoe UI Light" w:cs="Segoe UI Light"/>
          <w:b/>
          <w:bCs/>
          <w:sz w:val="24"/>
          <w:szCs w:val="24"/>
        </w:rPr>
      </w:pPr>
      <w:r w:rsidRPr="00957B9E">
        <w:rPr>
          <w:rFonts w:ascii="Segoe UI Light" w:hAnsi="Segoe UI Light" w:cs="Segoe UI Light"/>
          <w:sz w:val="24"/>
          <w:szCs w:val="24"/>
          <w:vertAlign w:val="superscript"/>
        </w:rPr>
        <w:t>Figura 3: Registro en la terminal CMD.</w:t>
      </w:r>
    </w:p>
    <w:p w14:paraId="689E59D5" w14:textId="77777777" w:rsidR="00341A45" w:rsidRPr="00FC1A1B" w:rsidRDefault="00341A45" w:rsidP="0089445B">
      <w:pPr>
        <w:pStyle w:val="Titulo"/>
      </w:pPr>
    </w:p>
    <w:p w14:paraId="1DE9266F" w14:textId="5C055CDA" w:rsidR="00341A45" w:rsidRPr="00957B9E" w:rsidRDefault="00341A45" w:rsidP="0089445B">
      <w:pPr>
        <w:pStyle w:val="Titulo"/>
        <w:rPr>
          <w:rFonts w:cs="Segoe UI Light"/>
        </w:rPr>
      </w:pPr>
      <w:bookmarkStart w:id="21" w:name="_Toc213764894"/>
      <w:bookmarkStart w:id="22" w:name="_Toc234403685"/>
      <w:bookmarkStart w:id="23" w:name="_Toc234422430"/>
      <w:r w:rsidRPr="00957B9E">
        <w:rPr>
          <w:rFonts w:cs="Segoe UI Light"/>
        </w:rPr>
        <w:t>EJECUCIÓN DEL APLICATIVO DE VALIDA</w:t>
      </w:r>
      <w:r w:rsidR="004F63C2" w:rsidRPr="00957B9E">
        <w:rPr>
          <w:rFonts w:cs="Segoe UI Light"/>
        </w:rPr>
        <w:t xml:space="preserve">DOR CONSISTENCIAS </w:t>
      </w:r>
      <w:r w:rsidRPr="00957B9E">
        <w:rPr>
          <w:rFonts w:cs="Segoe UI Light"/>
        </w:rPr>
        <w:t>REM: Archivos de Salida</w:t>
      </w:r>
      <w:bookmarkEnd w:id="21"/>
      <w:bookmarkEnd w:id="22"/>
      <w:bookmarkEnd w:id="23"/>
    </w:p>
    <w:p w14:paraId="147432F0" w14:textId="77777777" w:rsidR="00341A45" w:rsidRPr="00957B9E" w:rsidRDefault="00341A45" w:rsidP="00341A45">
      <w:pPr>
        <w:rPr>
          <w:rFonts w:ascii="Segoe UI Light" w:hAnsi="Segoe UI Light" w:cs="Segoe UI Light"/>
          <w:sz w:val="20"/>
          <w:szCs w:val="20"/>
        </w:rPr>
      </w:pPr>
      <w:r w:rsidRPr="00957B9E">
        <w:rPr>
          <w:rFonts w:ascii="Segoe UI Light" w:hAnsi="Segoe UI Light" w:cs="Segoe UI Light"/>
          <w:sz w:val="20"/>
          <w:szCs w:val="20"/>
        </w:rPr>
        <w:t>Una vez finalizado el proceso, el aplicativo genera los directorios y archivos de salida de forma estructurada, permitiendo una revisión ordenada de los resultados.</w:t>
      </w:r>
    </w:p>
    <w:p w14:paraId="48D2E705" w14:textId="77777777" w:rsidR="00341A45" w:rsidRPr="00957B9E" w:rsidRDefault="00341A45" w:rsidP="00341A45">
      <w:pPr>
        <w:rPr>
          <w:rFonts w:ascii="Segoe UI Light" w:hAnsi="Segoe UI Light" w:cs="Segoe UI Light"/>
          <w:sz w:val="20"/>
          <w:szCs w:val="20"/>
        </w:rPr>
      </w:pPr>
      <w:r w:rsidRPr="00957B9E">
        <w:rPr>
          <w:rFonts w:ascii="Segoe UI Light" w:hAnsi="Segoe UI Light" w:cs="Segoe UI Light"/>
          <w:sz w:val="20"/>
          <w:szCs w:val="20"/>
        </w:rPr>
        <w:t xml:space="preserve">Todos los reportes generados por el aplicativo se almacenan en un nuevo directorio llamado </w:t>
      </w:r>
      <w:r w:rsidRPr="00957B9E">
        <w:rPr>
          <w:rFonts w:ascii="Segoe UI Light" w:hAnsi="Segoe UI Light" w:cs="Segoe UI Light"/>
          <w:i/>
          <w:iCs/>
          <w:sz w:val="20"/>
          <w:szCs w:val="20"/>
        </w:rPr>
        <w:t>“resultados”</w:t>
      </w:r>
      <w:r w:rsidRPr="00957B9E">
        <w:rPr>
          <w:rFonts w:ascii="Segoe UI Light" w:hAnsi="Segoe UI Light" w:cs="Segoe UI Light"/>
          <w:sz w:val="20"/>
          <w:szCs w:val="20"/>
        </w:rPr>
        <w:t>, ubicado dentro del directorio principal del aplicativo.</w:t>
      </w:r>
      <w:r w:rsidRPr="00957B9E">
        <w:rPr>
          <w:rFonts w:ascii="Segoe UI Light" w:hAnsi="Segoe UI Light" w:cs="Segoe UI Light"/>
          <w:sz w:val="20"/>
          <w:szCs w:val="20"/>
        </w:rPr>
        <w:br/>
        <w:t>La estructura de este directorio se muestra en la “</w:t>
      </w:r>
      <w:r w:rsidRPr="00957B9E">
        <w:rPr>
          <w:rFonts w:ascii="Segoe UI Light" w:hAnsi="Segoe UI Light" w:cs="Segoe UI Light"/>
          <w:i/>
          <w:iCs/>
          <w:sz w:val="20"/>
          <w:szCs w:val="20"/>
        </w:rPr>
        <w:t>Figura 4: Directorio resultados</w:t>
      </w:r>
      <w:r w:rsidRPr="00957B9E">
        <w:rPr>
          <w:rFonts w:ascii="Segoe UI Light" w:hAnsi="Segoe UI Light" w:cs="Segoe UI Light"/>
          <w:sz w:val="20"/>
          <w:szCs w:val="20"/>
        </w:rPr>
        <w:t>.”</w:t>
      </w:r>
    </w:p>
    <w:p w14:paraId="5DF58FBE" w14:textId="6D131619" w:rsidR="00341A45" w:rsidRPr="00957B9E" w:rsidRDefault="00341A45" w:rsidP="00341A45">
      <w:pPr>
        <w:rPr>
          <w:rFonts w:ascii="Segoe UI Light" w:hAnsi="Segoe UI Light" w:cs="Segoe UI Light"/>
          <w:sz w:val="20"/>
          <w:szCs w:val="20"/>
        </w:rPr>
      </w:pPr>
      <w:r w:rsidRPr="00957B9E">
        <w:rPr>
          <w:rFonts w:ascii="Segoe UI Light" w:hAnsi="Segoe UI Light" w:cs="Segoe UI Light"/>
          <w:sz w:val="20"/>
          <w:szCs w:val="20"/>
        </w:rPr>
        <w:t>En este directorio se almacena</w:t>
      </w:r>
      <w:r w:rsidR="002249C2" w:rsidRPr="00957B9E">
        <w:rPr>
          <w:rFonts w:ascii="Segoe UI Light" w:hAnsi="Segoe UI Light" w:cs="Segoe UI Light"/>
          <w:sz w:val="20"/>
          <w:szCs w:val="20"/>
        </w:rPr>
        <w:t>n</w:t>
      </w:r>
      <w:r w:rsidRPr="00957B9E">
        <w:rPr>
          <w:rFonts w:ascii="Segoe UI Light" w:hAnsi="Segoe UI Light" w:cs="Segoe UI Light"/>
          <w:sz w:val="20"/>
          <w:szCs w:val="20"/>
        </w:rPr>
        <w:t xml:space="preserve"> </w:t>
      </w:r>
      <w:r w:rsidR="002249C2" w:rsidRPr="00957B9E">
        <w:rPr>
          <w:rFonts w:ascii="Segoe UI Light" w:hAnsi="Segoe UI Light" w:cs="Segoe UI Light"/>
          <w:sz w:val="20"/>
          <w:szCs w:val="20"/>
        </w:rPr>
        <w:t>los</w:t>
      </w:r>
      <w:r w:rsidRPr="00957B9E">
        <w:rPr>
          <w:rFonts w:ascii="Segoe UI Light" w:hAnsi="Segoe UI Light" w:cs="Segoe UI Light"/>
          <w:sz w:val="20"/>
          <w:szCs w:val="20"/>
        </w:rPr>
        <w:t xml:space="preserve"> informe</w:t>
      </w:r>
      <w:r w:rsidR="002249C2" w:rsidRPr="00957B9E">
        <w:rPr>
          <w:rFonts w:ascii="Segoe UI Light" w:hAnsi="Segoe UI Light" w:cs="Segoe UI Light"/>
          <w:sz w:val="20"/>
          <w:szCs w:val="20"/>
        </w:rPr>
        <w:t>s</w:t>
      </w:r>
      <w:r w:rsidRPr="00957B9E">
        <w:rPr>
          <w:rFonts w:ascii="Segoe UI Light" w:hAnsi="Segoe UI Light" w:cs="Segoe UI Light"/>
          <w:sz w:val="20"/>
          <w:szCs w:val="20"/>
        </w:rPr>
        <w:t xml:space="preserve"> </w:t>
      </w:r>
      <w:r w:rsidRPr="00957B9E">
        <w:rPr>
          <w:rFonts w:ascii="Segoe UI Light" w:hAnsi="Segoe UI Light" w:cs="Segoe UI Light"/>
          <w:i/>
          <w:iCs/>
          <w:sz w:val="20"/>
          <w:szCs w:val="20"/>
        </w:rPr>
        <w:t>“Resultado</w:t>
      </w:r>
      <w:r w:rsidR="002249C2" w:rsidRPr="00957B9E">
        <w:rPr>
          <w:rFonts w:ascii="Segoe UI Light" w:hAnsi="Segoe UI Light" w:cs="Segoe UI Light"/>
          <w:i/>
          <w:iCs/>
          <w:sz w:val="20"/>
          <w:szCs w:val="20"/>
        </w:rPr>
        <w:t>s</w:t>
      </w:r>
      <w:r w:rsidRPr="00957B9E">
        <w:rPr>
          <w:rFonts w:ascii="Segoe UI Light" w:hAnsi="Segoe UI Light" w:cs="Segoe UI Light"/>
          <w:i/>
          <w:iCs/>
          <w:sz w:val="20"/>
          <w:szCs w:val="20"/>
        </w:rPr>
        <w:t>-Validación.xlsx”</w:t>
      </w:r>
      <w:r w:rsidR="002249C2" w:rsidRPr="00957B9E">
        <w:rPr>
          <w:rFonts w:ascii="Segoe UI Light" w:hAnsi="Segoe UI Light" w:cs="Segoe UI Light"/>
          <w:i/>
          <w:iCs/>
          <w:sz w:val="20"/>
          <w:szCs w:val="20"/>
        </w:rPr>
        <w:t xml:space="preserve"> y “Errores-Consistencias-REM.xlsx”</w:t>
      </w:r>
      <w:r w:rsidRPr="00957B9E">
        <w:rPr>
          <w:rFonts w:ascii="Segoe UI Light" w:hAnsi="Segoe UI Light" w:cs="Segoe UI Light"/>
          <w:sz w:val="20"/>
          <w:szCs w:val="20"/>
        </w:rPr>
        <w:t xml:space="preserve"> correspondientes a las validaciones realizadas, permitiendo identificar de forma clara los cambios detectados, errores en las portadas, errores en los tipos de valores por cada celda, archivos corruptos</w:t>
      </w:r>
      <w:r w:rsidR="002249C2" w:rsidRPr="00957B9E">
        <w:rPr>
          <w:rFonts w:ascii="Segoe UI Light" w:hAnsi="Segoe UI Light" w:cs="Segoe UI Light"/>
          <w:sz w:val="20"/>
          <w:szCs w:val="20"/>
        </w:rPr>
        <w:t>, reglas de validación</w:t>
      </w:r>
      <w:r w:rsidRPr="00957B9E">
        <w:rPr>
          <w:rFonts w:ascii="Segoe UI Light" w:hAnsi="Segoe UI Light" w:cs="Segoe UI Light"/>
          <w:sz w:val="20"/>
          <w:szCs w:val="20"/>
        </w:rPr>
        <w:t xml:space="preserve"> u otros hallazgos relevantes</w:t>
      </w:r>
      <w:r w:rsidR="002249C2" w:rsidRPr="00957B9E">
        <w:rPr>
          <w:rFonts w:ascii="Segoe UI Light" w:hAnsi="Segoe UI Light" w:cs="Segoe UI Light"/>
          <w:sz w:val="20"/>
          <w:szCs w:val="20"/>
        </w:rPr>
        <w:t>.</w:t>
      </w:r>
    </w:p>
    <w:p w14:paraId="30985F90" w14:textId="77777777" w:rsidR="00341A45" w:rsidRPr="00957B9E" w:rsidRDefault="00341A45" w:rsidP="00341A45">
      <w:pPr>
        <w:rPr>
          <w:rFonts w:ascii="Segoe UI Light" w:hAnsi="Segoe UI Light" w:cs="Segoe UI Light"/>
          <w:sz w:val="20"/>
          <w:szCs w:val="20"/>
        </w:rPr>
      </w:pPr>
    </w:p>
    <w:p w14:paraId="6096F499" w14:textId="2BA676D2" w:rsidR="00341A45" w:rsidRPr="00FC1A1B" w:rsidRDefault="00323F6D" w:rsidP="00341A45">
      <w:pPr>
        <w:jc w:val="center"/>
        <w:rPr>
          <w:sz w:val="20"/>
          <w:szCs w:val="20"/>
        </w:rPr>
      </w:pPr>
      <w:r w:rsidRPr="00FC1A1B">
        <w:rPr>
          <w:noProof/>
          <w:sz w:val="20"/>
          <w:szCs w:val="20"/>
        </w:rPr>
        <w:lastRenderedPageBreak/>
        <w:drawing>
          <wp:inline distT="0" distB="0" distL="0" distR="0" wp14:anchorId="2C292CB3" wp14:editId="2090E803">
            <wp:extent cx="2876951" cy="4667901"/>
            <wp:effectExtent l="19050" t="19050" r="19050" b="18415"/>
            <wp:docPr id="1076288587"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288587" name="Imagen 1076288587"/>
                    <pic:cNvPicPr/>
                  </pic:nvPicPr>
                  <pic:blipFill>
                    <a:blip r:embed="rId13">
                      <a:extLst>
                        <a:ext uri="{28A0092B-C50C-407E-A947-70E740481C1C}">
                          <a14:useLocalDpi xmlns:a14="http://schemas.microsoft.com/office/drawing/2010/main" val="0"/>
                        </a:ext>
                      </a:extLst>
                    </a:blip>
                    <a:stretch>
                      <a:fillRect/>
                    </a:stretch>
                  </pic:blipFill>
                  <pic:spPr>
                    <a:xfrm>
                      <a:off x="0" y="0"/>
                      <a:ext cx="2876951" cy="4667901"/>
                    </a:xfrm>
                    <a:prstGeom prst="rect">
                      <a:avLst/>
                    </a:prstGeom>
                    <a:ln w="6350">
                      <a:solidFill>
                        <a:schemeClr val="tx1"/>
                      </a:solidFill>
                    </a:ln>
                  </pic:spPr>
                </pic:pic>
              </a:graphicData>
            </a:graphic>
          </wp:inline>
        </w:drawing>
      </w:r>
    </w:p>
    <w:p w14:paraId="1A3270E5" w14:textId="77777777" w:rsidR="00341A45" w:rsidRPr="00957B9E" w:rsidRDefault="00341A45" w:rsidP="00341A45">
      <w:pPr>
        <w:jc w:val="center"/>
        <w:rPr>
          <w:rFonts w:ascii="Segoe UI Light" w:hAnsi="Segoe UI Light" w:cs="Segoe UI Light"/>
          <w:sz w:val="24"/>
          <w:szCs w:val="24"/>
          <w:vertAlign w:val="superscript"/>
        </w:rPr>
      </w:pPr>
      <w:r w:rsidRPr="00957B9E">
        <w:rPr>
          <w:rFonts w:ascii="Segoe UI Light" w:hAnsi="Segoe UI Light" w:cs="Segoe UI Light"/>
          <w:sz w:val="24"/>
          <w:szCs w:val="24"/>
          <w:vertAlign w:val="superscript"/>
        </w:rPr>
        <w:t>Figura 4: Directorio resultados.</w:t>
      </w:r>
      <w:bookmarkStart w:id="24" w:name="_Hlk212213707"/>
    </w:p>
    <w:p w14:paraId="1C21B678" w14:textId="77777777" w:rsidR="00341A45" w:rsidRPr="00FC1A1B" w:rsidRDefault="00341A45" w:rsidP="00341A45">
      <w:pPr>
        <w:jc w:val="both"/>
        <w:rPr>
          <w:sz w:val="20"/>
          <w:szCs w:val="20"/>
        </w:rPr>
      </w:pPr>
    </w:p>
    <w:p w14:paraId="58C1F7AA" w14:textId="4467563D" w:rsidR="00B52DF3" w:rsidRPr="00CE2C66" w:rsidRDefault="00CE2C66" w:rsidP="00CE2C66">
      <w:pPr>
        <w:pStyle w:val="Titulo"/>
        <w:rPr>
          <w:b w:val="0"/>
          <w:bCs w:val="0"/>
        </w:rPr>
      </w:pPr>
      <w:bookmarkStart w:id="25" w:name="_Toc234404046"/>
      <w:bookmarkStart w:id="26" w:name="_Toc234422431"/>
      <w:r w:rsidRPr="00CE2C66">
        <w:rPr>
          <w:b w:val="0"/>
          <w:bCs w:val="0"/>
        </w:rPr>
        <w:t>ESTRUCTURA REPORTE RESULTADOS-VALIDACIÓN.XLSX:</w:t>
      </w:r>
      <w:bookmarkEnd w:id="25"/>
      <w:bookmarkEnd w:id="26"/>
    </w:p>
    <w:p w14:paraId="5461D2B0" w14:textId="7CDD819A" w:rsidR="00341A45" w:rsidRPr="00B52DF3" w:rsidRDefault="002249C2" w:rsidP="00B52DF3">
      <w:pPr>
        <w:rPr>
          <w:rFonts w:ascii="Segoe UI Light" w:hAnsi="Segoe UI Light" w:cs="Segoe UI Light"/>
          <w:sz w:val="20"/>
          <w:szCs w:val="20"/>
        </w:rPr>
      </w:pPr>
      <w:r w:rsidRPr="00B52DF3">
        <w:rPr>
          <w:rFonts w:ascii="Segoe UI Light" w:hAnsi="Segoe UI Light" w:cs="Segoe UI Light"/>
          <w:sz w:val="20"/>
          <w:szCs w:val="20"/>
        </w:rPr>
        <w:t>Este a</w:t>
      </w:r>
      <w:r w:rsidR="00341A45" w:rsidRPr="00B52DF3">
        <w:rPr>
          <w:rFonts w:ascii="Segoe UI Light" w:hAnsi="Segoe UI Light" w:cs="Segoe UI Light"/>
          <w:sz w:val="20"/>
          <w:szCs w:val="20"/>
        </w:rPr>
        <w:t>nálisis tendrá cuatro hojas:</w:t>
      </w:r>
    </w:p>
    <w:p w14:paraId="47DC9383" w14:textId="6FF95073" w:rsidR="00341A45" w:rsidRPr="00957B9E" w:rsidRDefault="00341A45" w:rsidP="00341A45">
      <w:pPr>
        <w:pStyle w:val="Prrafodelista"/>
        <w:numPr>
          <w:ilvl w:val="0"/>
          <w:numId w:val="15"/>
        </w:numPr>
        <w:spacing w:after="160" w:line="278" w:lineRule="auto"/>
        <w:rPr>
          <w:rFonts w:ascii="Segoe UI Light" w:hAnsi="Segoe UI Light" w:cs="Segoe UI Light"/>
          <w:sz w:val="20"/>
          <w:szCs w:val="20"/>
          <w:vertAlign w:val="superscript"/>
        </w:rPr>
      </w:pPr>
      <w:r w:rsidRPr="00957B9E">
        <w:rPr>
          <w:rFonts w:ascii="Segoe UI Light" w:hAnsi="Segoe UI Light" w:cs="Segoe UI Light"/>
          <w:b/>
          <w:bCs/>
          <w:sz w:val="20"/>
          <w:szCs w:val="20"/>
        </w:rPr>
        <w:t xml:space="preserve">Inválidos: </w:t>
      </w:r>
      <w:r w:rsidR="003C41D6" w:rsidRPr="00957B9E">
        <w:rPr>
          <w:rFonts w:ascii="Segoe UI Light" w:hAnsi="Segoe UI Light" w:cs="Segoe UI Light"/>
          <w:sz w:val="20"/>
          <w:szCs w:val="20"/>
        </w:rPr>
        <w:t>La estructura de esta hoja se aprecia en la “</w:t>
      </w:r>
      <w:r w:rsidR="003C41D6" w:rsidRPr="00957B9E">
        <w:rPr>
          <w:rFonts w:ascii="Segoe UI Light" w:hAnsi="Segoe UI Light" w:cs="Segoe UI Light"/>
          <w:i/>
          <w:iCs/>
          <w:sz w:val="20"/>
          <w:szCs w:val="20"/>
        </w:rPr>
        <w:t>Figura 5: Diccionario hoja 1. Inválidos”.</w:t>
      </w:r>
      <w:r w:rsidR="003C41D6" w:rsidRPr="00957B9E">
        <w:rPr>
          <w:rFonts w:ascii="Segoe UI Light" w:hAnsi="Segoe UI Light" w:cs="Segoe UI Light"/>
          <w:sz w:val="20"/>
          <w:szCs w:val="20"/>
        </w:rPr>
        <w:t xml:space="preserve"> E</w:t>
      </w:r>
      <w:r w:rsidRPr="00957B9E">
        <w:rPr>
          <w:rFonts w:ascii="Segoe UI Light" w:hAnsi="Segoe UI Light" w:cs="Segoe UI Light"/>
          <w:sz w:val="20"/>
          <w:szCs w:val="20"/>
        </w:rPr>
        <w:t>sta hoja contiene los archivos que han sido clasificados como inválidos</w:t>
      </w:r>
      <w:ins w:id="27" w:author="Karina Stapfer Jara" w:date="2025-11-11T14:41:00Z" w16du:dateUtc="2025-11-11T17:41:00Z">
        <w:r w:rsidRPr="00957B9E">
          <w:rPr>
            <w:rFonts w:ascii="Segoe UI Light" w:hAnsi="Segoe UI Light" w:cs="Segoe UI Light"/>
            <w:sz w:val="20"/>
            <w:szCs w:val="20"/>
          </w:rPr>
          <w:t xml:space="preserve"> (no impide que el proceso se ejecute)</w:t>
        </w:r>
      </w:ins>
      <w:r w:rsidRPr="00957B9E">
        <w:rPr>
          <w:rFonts w:ascii="Segoe UI Light" w:hAnsi="Segoe UI Light" w:cs="Segoe UI Light"/>
          <w:sz w:val="20"/>
          <w:szCs w:val="20"/>
        </w:rPr>
        <w:t xml:space="preserve"> por alguna de las siguientes razones:</w:t>
      </w:r>
      <w:bookmarkEnd w:id="24"/>
    </w:p>
    <w:p w14:paraId="7413DFCE" w14:textId="77777777" w:rsidR="00341A45" w:rsidRPr="00957B9E" w:rsidRDefault="00341A45" w:rsidP="00341A45">
      <w:pPr>
        <w:pStyle w:val="Prrafodelista"/>
        <w:numPr>
          <w:ilvl w:val="0"/>
          <w:numId w:val="13"/>
        </w:numPr>
        <w:spacing w:after="160" w:line="278" w:lineRule="auto"/>
        <w:rPr>
          <w:rFonts w:ascii="Segoe UI Light" w:hAnsi="Segoe UI Light" w:cs="Segoe UI Light"/>
          <w:sz w:val="20"/>
          <w:szCs w:val="20"/>
        </w:rPr>
      </w:pPr>
      <w:r w:rsidRPr="00957B9E">
        <w:rPr>
          <w:rFonts w:ascii="Segoe UI Light" w:hAnsi="Segoe UI Light" w:cs="Segoe UI Light"/>
          <w:b/>
          <w:bCs/>
          <w:sz w:val="20"/>
          <w:szCs w:val="20"/>
        </w:rPr>
        <w:t>Error en nombre de documento</w:t>
      </w:r>
      <w:r w:rsidRPr="00957B9E">
        <w:rPr>
          <w:rFonts w:ascii="Segoe UI Light" w:hAnsi="Segoe UI Light" w:cs="Segoe UI Light"/>
          <w:sz w:val="20"/>
          <w:szCs w:val="20"/>
        </w:rPr>
        <w:t>:</w:t>
      </w:r>
      <w:r w:rsidRPr="00957B9E">
        <w:rPr>
          <w:rFonts w:ascii="Segoe UI Light" w:hAnsi="Segoe UI Light" w:cs="Segoe UI Light"/>
          <w:sz w:val="20"/>
          <w:szCs w:val="20"/>
        </w:rPr>
        <w:br/>
        <w:t>Archivos cuyo nombre no cumple con el formato esperado, el cual debe incluir, en el orden correspondiente:</w:t>
      </w:r>
    </w:p>
    <w:p w14:paraId="397DCC29" w14:textId="77777777" w:rsidR="00341A45" w:rsidRPr="00957B9E" w:rsidRDefault="00341A45" w:rsidP="00341A45">
      <w:pPr>
        <w:pStyle w:val="Prrafodelista"/>
        <w:numPr>
          <w:ilvl w:val="0"/>
          <w:numId w:val="11"/>
        </w:numPr>
        <w:spacing w:after="160" w:line="278" w:lineRule="auto"/>
        <w:rPr>
          <w:rFonts w:ascii="Segoe UI Light" w:hAnsi="Segoe UI Light" w:cs="Segoe UI Light"/>
          <w:sz w:val="20"/>
          <w:szCs w:val="20"/>
        </w:rPr>
      </w:pPr>
      <w:r w:rsidRPr="00957B9E">
        <w:rPr>
          <w:rFonts w:ascii="Segoe UI Light" w:hAnsi="Segoe UI Light" w:cs="Segoe UI Light"/>
          <w:sz w:val="20"/>
          <w:szCs w:val="20"/>
        </w:rPr>
        <w:t>Código del servicio.</w:t>
      </w:r>
    </w:p>
    <w:p w14:paraId="2A0E1125" w14:textId="77777777" w:rsidR="00341A45" w:rsidRPr="00957B9E" w:rsidRDefault="00341A45" w:rsidP="00341A45">
      <w:pPr>
        <w:pStyle w:val="Prrafodelista"/>
        <w:numPr>
          <w:ilvl w:val="0"/>
          <w:numId w:val="11"/>
        </w:numPr>
        <w:spacing w:after="160" w:line="278" w:lineRule="auto"/>
        <w:rPr>
          <w:rFonts w:ascii="Segoe UI Light" w:hAnsi="Segoe UI Light" w:cs="Segoe UI Light"/>
          <w:sz w:val="20"/>
          <w:szCs w:val="20"/>
        </w:rPr>
      </w:pPr>
      <w:r w:rsidRPr="00957B9E">
        <w:rPr>
          <w:rFonts w:ascii="Segoe UI Light" w:hAnsi="Segoe UI Light" w:cs="Segoe UI Light"/>
          <w:sz w:val="20"/>
          <w:szCs w:val="20"/>
        </w:rPr>
        <w:t>Código del establecimiento.</w:t>
      </w:r>
    </w:p>
    <w:p w14:paraId="78B48085" w14:textId="77777777" w:rsidR="00341A45" w:rsidRPr="00957B9E" w:rsidRDefault="00341A45" w:rsidP="00341A45">
      <w:pPr>
        <w:pStyle w:val="Prrafodelista"/>
        <w:numPr>
          <w:ilvl w:val="0"/>
          <w:numId w:val="11"/>
        </w:numPr>
        <w:spacing w:after="160" w:line="278" w:lineRule="auto"/>
        <w:rPr>
          <w:rFonts w:ascii="Segoe UI Light" w:hAnsi="Segoe UI Light" w:cs="Segoe UI Light"/>
          <w:sz w:val="20"/>
          <w:szCs w:val="20"/>
        </w:rPr>
      </w:pPr>
      <w:r w:rsidRPr="00957B9E">
        <w:rPr>
          <w:rFonts w:ascii="Segoe UI Light" w:hAnsi="Segoe UI Light" w:cs="Segoe UI Light"/>
          <w:sz w:val="20"/>
          <w:szCs w:val="20"/>
        </w:rPr>
        <w:lastRenderedPageBreak/>
        <w:t>Serie.</w:t>
      </w:r>
    </w:p>
    <w:p w14:paraId="3FB3647B" w14:textId="77777777" w:rsidR="00341A45" w:rsidRPr="00957B9E" w:rsidRDefault="00341A45" w:rsidP="00341A45">
      <w:pPr>
        <w:pStyle w:val="Prrafodelista"/>
        <w:numPr>
          <w:ilvl w:val="0"/>
          <w:numId w:val="11"/>
        </w:numPr>
        <w:spacing w:after="160" w:line="278" w:lineRule="auto"/>
        <w:rPr>
          <w:rFonts w:ascii="Segoe UI Light" w:hAnsi="Segoe UI Light" w:cs="Segoe UI Light"/>
          <w:sz w:val="20"/>
          <w:szCs w:val="20"/>
        </w:rPr>
      </w:pPr>
      <w:r w:rsidRPr="00957B9E">
        <w:rPr>
          <w:rFonts w:ascii="Segoe UI Light" w:hAnsi="Segoe UI Light" w:cs="Segoe UI Light"/>
          <w:sz w:val="20"/>
          <w:szCs w:val="20"/>
        </w:rPr>
        <w:t>Mes del período.</w:t>
      </w:r>
    </w:p>
    <w:p w14:paraId="60228764" w14:textId="77777777" w:rsidR="00341A45" w:rsidRPr="00957B9E" w:rsidRDefault="00341A45" w:rsidP="00341A45">
      <w:pPr>
        <w:pStyle w:val="Prrafodelista"/>
        <w:numPr>
          <w:ilvl w:val="0"/>
          <w:numId w:val="11"/>
        </w:numPr>
        <w:spacing w:after="160" w:line="278" w:lineRule="auto"/>
        <w:rPr>
          <w:rFonts w:ascii="Segoe UI Light" w:hAnsi="Segoe UI Light" w:cs="Segoe UI Light"/>
          <w:sz w:val="20"/>
          <w:szCs w:val="20"/>
        </w:rPr>
      </w:pPr>
      <w:r w:rsidRPr="00957B9E">
        <w:rPr>
          <w:rFonts w:ascii="Segoe UI Light" w:hAnsi="Segoe UI Light" w:cs="Segoe UI Light"/>
          <w:sz w:val="20"/>
          <w:szCs w:val="20"/>
        </w:rPr>
        <w:t>Versión</w:t>
      </w:r>
    </w:p>
    <w:p w14:paraId="27B0F6D3" w14:textId="77777777" w:rsidR="00341A45" w:rsidRPr="00957B9E" w:rsidRDefault="00341A45" w:rsidP="00341A45">
      <w:pPr>
        <w:ind w:left="720"/>
        <w:rPr>
          <w:rFonts w:ascii="Segoe UI Light" w:hAnsi="Segoe UI Light" w:cs="Segoe UI Light"/>
          <w:b/>
          <w:bCs/>
          <w:i/>
          <w:iCs/>
          <w:sz w:val="20"/>
          <w:szCs w:val="20"/>
          <w:u w:val="single"/>
        </w:rPr>
      </w:pPr>
      <w:r w:rsidRPr="00957B9E">
        <w:rPr>
          <w:rFonts w:ascii="Segoe UI Light" w:hAnsi="Segoe UI Light" w:cs="Segoe UI Light"/>
          <w:sz w:val="20"/>
          <w:szCs w:val="20"/>
        </w:rPr>
        <w:t>Este formato está descrito en la “</w:t>
      </w:r>
      <w:r w:rsidRPr="00957B9E">
        <w:rPr>
          <w:rFonts w:ascii="Segoe UI Light" w:hAnsi="Segoe UI Light" w:cs="Segoe UI Light"/>
          <w:i/>
          <w:iCs/>
          <w:sz w:val="20"/>
          <w:szCs w:val="20"/>
        </w:rPr>
        <w:t>Figura 2: Tabla desglose formato de nombre de REM.”</w:t>
      </w:r>
    </w:p>
    <w:p w14:paraId="4AF9BAEB" w14:textId="1DCDCDAD" w:rsidR="00341A45" w:rsidRPr="00957B9E" w:rsidRDefault="00341A45" w:rsidP="006E4DAD">
      <w:pPr>
        <w:pStyle w:val="Prrafodelista"/>
        <w:numPr>
          <w:ilvl w:val="0"/>
          <w:numId w:val="13"/>
        </w:numPr>
        <w:spacing w:after="160" w:line="278" w:lineRule="auto"/>
        <w:jc w:val="both"/>
        <w:rPr>
          <w:rFonts w:ascii="Segoe UI Light" w:hAnsi="Segoe UI Light" w:cs="Segoe UI Light"/>
          <w:sz w:val="20"/>
          <w:szCs w:val="20"/>
        </w:rPr>
      </w:pPr>
      <w:ins w:id="28" w:author="Karina Stapfer Jara" w:date="2025-11-11T14:40:00Z" w16du:dateUtc="2025-11-11T17:40:00Z">
        <w:r w:rsidRPr="00957B9E">
          <w:rPr>
            <w:rFonts w:ascii="Segoe UI Light" w:hAnsi="Segoe UI Light" w:cs="Segoe UI Light"/>
            <w:b/>
            <w:bCs/>
            <w:sz w:val="20"/>
            <w:szCs w:val="20"/>
          </w:rPr>
          <w:t>Al comparar archivos</w:t>
        </w:r>
      </w:ins>
      <w:r w:rsidRPr="00957B9E">
        <w:rPr>
          <w:rFonts w:ascii="Segoe UI Light" w:hAnsi="Segoe UI Light" w:cs="Segoe UI Light"/>
          <w:b/>
          <w:bCs/>
          <w:sz w:val="20"/>
          <w:szCs w:val="20"/>
        </w:rPr>
        <w:t>:</w:t>
      </w:r>
      <w:r w:rsidRPr="00957B9E">
        <w:rPr>
          <w:rFonts w:ascii="Segoe UI Light" w:hAnsi="Segoe UI Light" w:cs="Segoe UI Light"/>
          <w:sz w:val="20"/>
          <w:szCs w:val="20"/>
        </w:rPr>
        <w:t xml:space="preserve"> Archivos que tienen una pareja válida, otro archivo con el mismo nombre base, pero diferente número de versión, y pertenecen a una versión anterior dentro del mismo grupo.</w:t>
      </w:r>
      <w:r w:rsidRPr="00957B9E">
        <w:rPr>
          <w:rFonts w:ascii="Segoe UI Light" w:hAnsi="Segoe UI Light" w:cs="Segoe UI Light"/>
          <w:sz w:val="20"/>
          <w:szCs w:val="20"/>
        </w:rPr>
        <w:br/>
        <w:t>Por ejemplo, si existen los archivos “111100A01V1.xlsm”, “111100A01V2.xlsm”, “111100A01V3.xlsm” y “111100A01V4.xlsm”, solo se compararán las dos últimas versiones más recientes, V3 y V4. Las versiones anteriores, V1 y V2 serán reportadas como inválidas.</w:t>
      </w:r>
    </w:p>
    <w:p w14:paraId="6984A109" w14:textId="77777777" w:rsidR="00341A45" w:rsidRPr="00957B9E" w:rsidRDefault="00341A45" w:rsidP="006E4DAD">
      <w:pPr>
        <w:pStyle w:val="Prrafodelista"/>
        <w:numPr>
          <w:ilvl w:val="0"/>
          <w:numId w:val="13"/>
        </w:numPr>
        <w:spacing w:after="160" w:line="278" w:lineRule="auto"/>
        <w:jc w:val="both"/>
        <w:rPr>
          <w:rFonts w:ascii="Segoe UI Light" w:hAnsi="Segoe UI Light" w:cs="Segoe UI Light"/>
          <w:sz w:val="20"/>
          <w:szCs w:val="20"/>
        </w:rPr>
      </w:pPr>
      <w:r w:rsidRPr="00957B9E">
        <w:rPr>
          <w:rFonts w:ascii="Segoe UI Light" w:hAnsi="Segoe UI Light" w:cs="Segoe UI Light"/>
          <w:b/>
          <w:bCs/>
          <w:sz w:val="20"/>
          <w:szCs w:val="20"/>
        </w:rPr>
        <w:t>No cuenta con un segundo documento para ser comparado:</w:t>
      </w:r>
      <w:r w:rsidRPr="00957B9E">
        <w:rPr>
          <w:rFonts w:ascii="Segoe UI Light" w:hAnsi="Segoe UI Light" w:cs="Segoe UI Light"/>
          <w:sz w:val="20"/>
          <w:szCs w:val="20"/>
        </w:rPr>
        <w:t xml:space="preserve"> Archivos que no tienen una pareja correspondiente con el mismo nombre base y distinta versión, lo que imposibilita realizar una comparación válida.</w:t>
      </w:r>
    </w:p>
    <w:p w14:paraId="2022C40B" w14:textId="77777777" w:rsidR="00341A45" w:rsidRPr="00957B9E" w:rsidRDefault="00341A45" w:rsidP="006E4DAD">
      <w:pPr>
        <w:pStyle w:val="Prrafodelista"/>
        <w:numPr>
          <w:ilvl w:val="0"/>
          <w:numId w:val="13"/>
        </w:numPr>
        <w:spacing w:after="160" w:line="278" w:lineRule="auto"/>
        <w:jc w:val="both"/>
        <w:rPr>
          <w:rFonts w:ascii="Segoe UI Light" w:hAnsi="Segoe UI Light" w:cs="Segoe UI Light"/>
          <w:sz w:val="20"/>
          <w:szCs w:val="20"/>
        </w:rPr>
      </w:pPr>
      <w:r w:rsidRPr="00957B9E">
        <w:rPr>
          <w:rFonts w:ascii="Segoe UI Light" w:hAnsi="Segoe UI Light" w:cs="Segoe UI Light"/>
          <w:b/>
          <w:bCs/>
          <w:sz w:val="20"/>
          <w:szCs w:val="20"/>
        </w:rPr>
        <w:t xml:space="preserve">El documento está dañado: </w:t>
      </w:r>
      <w:r w:rsidRPr="00957B9E">
        <w:rPr>
          <w:rFonts w:ascii="Segoe UI Light" w:hAnsi="Segoe UI Light" w:cs="Segoe UI Light"/>
          <w:sz w:val="20"/>
          <w:szCs w:val="20"/>
        </w:rPr>
        <w:t>Archivos que presentan errores al intentar abrirlos o cargar su contenido, ya sea por estar corruptos o por contener estructuras no compatibles con el proceso.</w:t>
      </w:r>
    </w:p>
    <w:p w14:paraId="70C79171" w14:textId="77777777" w:rsidR="00341A45" w:rsidRPr="00957B9E" w:rsidRDefault="00341A45">
      <w:pPr>
        <w:pStyle w:val="Prrafodelista"/>
        <w:numPr>
          <w:ilvl w:val="0"/>
          <w:numId w:val="13"/>
        </w:numPr>
        <w:spacing w:after="160" w:line="278" w:lineRule="auto"/>
        <w:jc w:val="both"/>
        <w:rPr>
          <w:rFonts w:ascii="Segoe UI Light" w:hAnsi="Segoe UI Light" w:cs="Segoe UI Light"/>
          <w:sz w:val="20"/>
          <w:szCs w:val="20"/>
        </w:rPr>
      </w:pPr>
      <w:r w:rsidRPr="00957B9E">
        <w:rPr>
          <w:rFonts w:ascii="Segoe UI Light" w:hAnsi="Segoe UI Light" w:cs="Segoe UI Light"/>
          <w:b/>
          <w:bCs/>
          <w:sz w:val="20"/>
          <w:szCs w:val="20"/>
        </w:rPr>
        <w:t>No se encontraron registros:</w:t>
      </w:r>
      <w:r w:rsidRPr="00957B9E">
        <w:rPr>
          <w:rFonts w:ascii="Segoe UI Light" w:hAnsi="Segoe UI Light" w:cs="Segoe UI Light"/>
          <w:sz w:val="20"/>
          <w:szCs w:val="20"/>
        </w:rPr>
        <w:t xml:space="preserve"> Si el aplicativo no detecta alguno de estos errores mostrará esta observación.</w:t>
      </w:r>
    </w:p>
    <w:p w14:paraId="78E18E3C" w14:textId="77777777" w:rsidR="004E4495" w:rsidRPr="00FC1A1B" w:rsidRDefault="004E4495" w:rsidP="004E4495">
      <w:pPr>
        <w:spacing w:after="160" w:line="278" w:lineRule="auto"/>
        <w:jc w:val="both"/>
        <w:rPr>
          <w:sz w:val="20"/>
          <w:szCs w:val="20"/>
        </w:rPr>
      </w:pPr>
    </w:p>
    <w:p w14:paraId="4314F297" w14:textId="38A457DA" w:rsidR="004E4495" w:rsidRPr="00FC1A1B" w:rsidRDefault="004E4495" w:rsidP="004E4495">
      <w:pPr>
        <w:spacing w:after="160" w:line="278" w:lineRule="auto"/>
        <w:jc w:val="both"/>
        <w:rPr>
          <w:sz w:val="20"/>
          <w:szCs w:val="20"/>
        </w:rPr>
      </w:pPr>
      <w:r w:rsidRPr="00FC1A1B">
        <w:rPr>
          <w:noProof/>
          <w:sz w:val="20"/>
          <w:szCs w:val="20"/>
        </w:rPr>
        <w:drawing>
          <wp:inline distT="0" distB="0" distL="0" distR="0" wp14:anchorId="13CB0B82" wp14:editId="5BE006DC">
            <wp:extent cx="5612130" cy="2613025"/>
            <wp:effectExtent l="0" t="0" r="7620" b="0"/>
            <wp:docPr id="6418486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848611" name=""/>
                    <pic:cNvPicPr/>
                  </pic:nvPicPr>
                  <pic:blipFill>
                    <a:blip r:embed="rId14"/>
                    <a:stretch>
                      <a:fillRect/>
                    </a:stretch>
                  </pic:blipFill>
                  <pic:spPr>
                    <a:xfrm>
                      <a:off x="0" y="0"/>
                      <a:ext cx="5612130" cy="2613025"/>
                    </a:xfrm>
                    <a:prstGeom prst="rect">
                      <a:avLst/>
                    </a:prstGeom>
                  </pic:spPr>
                </pic:pic>
              </a:graphicData>
            </a:graphic>
          </wp:inline>
        </w:drawing>
      </w:r>
    </w:p>
    <w:p w14:paraId="754936F6" w14:textId="6C1026DA" w:rsidR="004E4495" w:rsidRPr="00957B9E" w:rsidRDefault="004E4495" w:rsidP="004E4495">
      <w:pPr>
        <w:jc w:val="center"/>
        <w:rPr>
          <w:rFonts w:ascii="Segoe UI Light" w:hAnsi="Segoe UI Light" w:cs="Segoe UI Light"/>
          <w:sz w:val="24"/>
          <w:szCs w:val="24"/>
          <w:vertAlign w:val="superscript"/>
        </w:rPr>
      </w:pPr>
      <w:r w:rsidRPr="00957B9E">
        <w:rPr>
          <w:rFonts w:ascii="Segoe UI Light" w:hAnsi="Segoe UI Light" w:cs="Segoe UI Light"/>
          <w:sz w:val="24"/>
          <w:szCs w:val="24"/>
          <w:vertAlign w:val="superscript"/>
        </w:rPr>
        <w:t>Figura 5: Diccionario hoja 1. Inválidos.</w:t>
      </w:r>
    </w:p>
    <w:p w14:paraId="332385C7" w14:textId="77777777" w:rsidR="00341A45" w:rsidRPr="00FC1A1B" w:rsidRDefault="00341A45" w:rsidP="00341A45">
      <w:pPr>
        <w:pStyle w:val="Prrafodelista"/>
        <w:rPr>
          <w:sz w:val="20"/>
          <w:szCs w:val="20"/>
        </w:rPr>
      </w:pPr>
    </w:p>
    <w:p w14:paraId="74CFE228" w14:textId="267F2CEE" w:rsidR="00341A45" w:rsidRPr="00957B9E" w:rsidRDefault="00341A45" w:rsidP="006E4DAD">
      <w:pPr>
        <w:pStyle w:val="Prrafodelista"/>
        <w:numPr>
          <w:ilvl w:val="0"/>
          <w:numId w:val="14"/>
        </w:numPr>
        <w:spacing w:after="160" w:line="278" w:lineRule="auto"/>
        <w:jc w:val="both"/>
        <w:rPr>
          <w:rFonts w:ascii="Segoe UI Light" w:hAnsi="Segoe UI Light" w:cs="Segoe UI Light"/>
          <w:sz w:val="20"/>
          <w:szCs w:val="20"/>
        </w:rPr>
      </w:pPr>
      <w:r w:rsidRPr="00957B9E">
        <w:rPr>
          <w:rFonts w:ascii="Segoe UI Light" w:hAnsi="Segoe UI Light" w:cs="Segoe UI Light"/>
          <w:b/>
          <w:bCs/>
          <w:sz w:val="20"/>
          <w:szCs w:val="20"/>
        </w:rPr>
        <w:lastRenderedPageBreak/>
        <w:t>Portadas:</w:t>
      </w:r>
      <w:r w:rsidRPr="00957B9E">
        <w:rPr>
          <w:rFonts w:ascii="Segoe UI Light" w:hAnsi="Segoe UI Light" w:cs="Segoe UI Light"/>
          <w:sz w:val="20"/>
          <w:szCs w:val="20"/>
        </w:rPr>
        <w:t xml:space="preserve"> Esta hoja contiene el reporte de validación de portadas de los archivos REM procesados. La estructura de este reporte se detalla en la</w:t>
      </w:r>
      <w:r w:rsidRPr="00957B9E">
        <w:rPr>
          <w:rFonts w:ascii="Segoe UI Light" w:hAnsi="Segoe UI Light" w:cs="Segoe UI Light"/>
          <w:i/>
          <w:iCs/>
          <w:sz w:val="20"/>
          <w:szCs w:val="20"/>
        </w:rPr>
        <w:t xml:space="preserve"> “Figura </w:t>
      </w:r>
      <w:r w:rsidR="003C41D6" w:rsidRPr="00957B9E">
        <w:rPr>
          <w:rFonts w:ascii="Segoe UI Light" w:hAnsi="Segoe UI Light" w:cs="Segoe UI Light"/>
          <w:i/>
          <w:iCs/>
          <w:sz w:val="20"/>
          <w:szCs w:val="20"/>
        </w:rPr>
        <w:t>6</w:t>
      </w:r>
      <w:r w:rsidRPr="00957B9E">
        <w:rPr>
          <w:rFonts w:ascii="Segoe UI Light" w:hAnsi="Segoe UI Light" w:cs="Segoe UI Light"/>
          <w:i/>
          <w:iCs/>
          <w:sz w:val="20"/>
          <w:szCs w:val="20"/>
        </w:rPr>
        <w:t xml:space="preserve">: Diccionario </w:t>
      </w:r>
      <w:r w:rsidR="003C41D6" w:rsidRPr="00957B9E">
        <w:rPr>
          <w:rFonts w:ascii="Segoe UI Light" w:hAnsi="Segoe UI Light" w:cs="Segoe UI Light"/>
          <w:i/>
          <w:iCs/>
          <w:sz w:val="20"/>
          <w:szCs w:val="20"/>
        </w:rPr>
        <w:t>hoja 2. P</w:t>
      </w:r>
      <w:r w:rsidRPr="00957B9E">
        <w:rPr>
          <w:rFonts w:ascii="Segoe UI Light" w:hAnsi="Segoe UI Light" w:cs="Segoe UI Light"/>
          <w:i/>
          <w:iCs/>
          <w:sz w:val="20"/>
          <w:szCs w:val="20"/>
        </w:rPr>
        <w:t>ortadas”</w:t>
      </w:r>
      <w:r w:rsidRPr="00957B9E">
        <w:rPr>
          <w:rFonts w:ascii="Segoe UI Light" w:hAnsi="Segoe UI Light" w:cs="Segoe UI Light"/>
          <w:sz w:val="20"/>
          <w:szCs w:val="20"/>
        </w:rPr>
        <w:t>, donde se detallan los campos incluidos, sus definiciones y valores posibles.</w:t>
      </w:r>
    </w:p>
    <w:p w14:paraId="66240194" w14:textId="77777777" w:rsidR="00341A45" w:rsidRPr="00957B9E" w:rsidRDefault="00341A45" w:rsidP="006E4DAD">
      <w:pPr>
        <w:pStyle w:val="Prrafodelista"/>
        <w:jc w:val="both"/>
        <w:rPr>
          <w:rFonts w:ascii="Segoe UI Light" w:hAnsi="Segoe UI Light" w:cs="Segoe UI Light"/>
          <w:sz w:val="20"/>
          <w:szCs w:val="20"/>
        </w:rPr>
      </w:pPr>
      <w:r w:rsidRPr="00957B9E">
        <w:rPr>
          <w:rFonts w:ascii="Segoe UI Light" w:hAnsi="Segoe UI Light" w:cs="Segoe UI Light"/>
          <w:sz w:val="20"/>
          <w:szCs w:val="20"/>
        </w:rPr>
        <w:t xml:space="preserve">El objetivo principal de este reporte es identificar inconsistencias entre los datos declarados en la hoja </w:t>
      </w:r>
      <w:r w:rsidRPr="00957B9E">
        <w:rPr>
          <w:rFonts w:ascii="Segoe UI Light" w:hAnsi="Segoe UI Light" w:cs="Segoe UI Light"/>
          <w:i/>
          <w:iCs/>
          <w:sz w:val="20"/>
          <w:szCs w:val="20"/>
        </w:rPr>
        <w:t>“NOMBRE”</w:t>
      </w:r>
      <w:r w:rsidRPr="00957B9E">
        <w:rPr>
          <w:rFonts w:ascii="Segoe UI Light" w:hAnsi="Segoe UI Light" w:cs="Segoe UI Light"/>
          <w:sz w:val="20"/>
          <w:szCs w:val="20"/>
        </w:rPr>
        <w:t xml:space="preserve"> de cada archivo REM, el consolidado de nombres usados por cada establecimiento y las referencias oficiales, incluyendo:</w:t>
      </w:r>
    </w:p>
    <w:p w14:paraId="0E5D7E15" w14:textId="77777777" w:rsidR="00341A45" w:rsidRPr="00957B9E" w:rsidRDefault="00341A45" w:rsidP="006E4DAD">
      <w:pPr>
        <w:pStyle w:val="Prrafodelista"/>
        <w:numPr>
          <w:ilvl w:val="0"/>
          <w:numId w:val="13"/>
        </w:numPr>
        <w:spacing w:after="160" w:line="278" w:lineRule="auto"/>
        <w:jc w:val="both"/>
        <w:rPr>
          <w:rFonts w:ascii="Segoe UI Light" w:hAnsi="Segoe UI Light" w:cs="Segoe UI Light"/>
          <w:sz w:val="20"/>
          <w:szCs w:val="20"/>
        </w:rPr>
      </w:pPr>
      <w:r w:rsidRPr="00957B9E">
        <w:rPr>
          <w:rFonts w:ascii="Segoe UI Light" w:hAnsi="Segoe UI Light" w:cs="Segoe UI Light"/>
          <w:sz w:val="20"/>
          <w:szCs w:val="20"/>
        </w:rPr>
        <w:t>Coincidencia entre el nombre del archivo y la información contenida en la portada.</w:t>
      </w:r>
    </w:p>
    <w:p w14:paraId="33BAB403" w14:textId="77777777" w:rsidR="00341A45" w:rsidRPr="00957B9E" w:rsidRDefault="00341A45" w:rsidP="006E4DAD">
      <w:pPr>
        <w:pStyle w:val="Prrafodelista"/>
        <w:numPr>
          <w:ilvl w:val="0"/>
          <w:numId w:val="13"/>
        </w:numPr>
        <w:spacing w:after="160" w:line="278" w:lineRule="auto"/>
        <w:jc w:val="both"/>
        <w:rPr>
          <w:rFonts w:ascii="Segoe UI Light" w:hAnsi="Segoe UI Light" w:cs="Segoe UI Light"/>
          <w:sz w:val="20"/>
          <w:szCs w:val="20"/>
        </w:rPr>
      </w:pPr>
      <w:r w:rsidRPr="00957B9E">
        <w:rPr>
          <w:rFonts w:ascii="Segoe UI Light" w:hAnsi="Segoe UI Light" w:cs="Segoe UI Light"/>
          <w:sz w:val="20"/>
          <w:szCs w:val="20"/>
        </w:rPr>
        <w:t>Verificación del código y nombre del establecimiento.</w:t>
      </w:r>
    </w:p>
    <w:p w14:paraId="1C989C67" w14:textId="77777777" w:rsidR="00341A45" w:rsidRPr="00957B9E" w:rsidRDefault="00341A45" w:rsidP="006E4DAD">
      <w:pPr>
        <w:pStyle w:val="Prrafodelista"/>
        <w:numPr>
          <w:ilvl w:val="0"/>
          <w:numId w:val="13"/>
        </w:numPr>
        <w:spacing w:after="160" w:line="278" w:lineRule="auto"/>
        <w:jc w:val="both"/>
        <w:rPr>
          <w:rFonts w:ascii="Segoe UI Light" w:hAnsi="Segoe UI Light" w:cs="Segoe UI Light"/>
          <w:sz w:val="20"/>
          <w:szCs w:val="20"/>
        </w:rPr>
      </w:pPr>
      <w:r w:rsidRPr="00957B9E">
        <w:rPr>
          <w:rFonts w:ascii="Segoe UI Light" w:hAnsi="Segoe UI Light" w:cs="Segoe UI Light"/>
          <w:sz w:val="20"/>
          <w:szCs w:val="20"/>
        </w:rPr>
        <w:t>Validación de la comuna y el mes del período informado.</w:t>
      </w:r>
    </w:p>
    <w:p w14:paraId="25B4CF92" w14:textId="77777777" w:rsidR="00341A45" w:rsidRPr="00957B9E" w:rsidRDefault="00341A45" w:rsidP="006E4DAD">
      <w:pPr>
        <w:pStyle w:val="Prrafodelista"/>
        <w:numPr>
          <w:ilvl w:val="0"/>
          <w:numId w:val="13"/>
        </w:numPr>
        <w:spacing w:after="160" w:line="278" w:lineRule="auto"/>
        <w:jc w:val="both"/>
        <w:rPr>
          <w:rFonts w:ascii="Segoe UI Light" w:hAnsi="Segoe UI Light" w:cs="Segoe UI Light"/>
          <w:sz w:val="20"/>
          <w:szCs w:val="20"/>
        </w:rPr>
      </w:pPr>
      <w:r w:rsidRPr="00957B9E">
        <w:rPr>
          <w:rFonts w:ascii="Segoe UI Light" w:hAnsi="Segoe UI Light" w:cs="Segoe UI Light"/>
          <w:sz w:val="20"/>
          <w:szCs w:val="20"/>
        </w:rPr>
        <w:t>Revisión de la versión de la serie, conforme a los archivos de control del aplicativo.</w:t>
      </w:r>
    </w:p>
    <w:p w14:paraId="248BD7B4" w14:textId="77777777" w:rsidR="00341A45" w:rsidRPr="00957B9E" w:rsidRDefault="00341A45" w:rsidP="00341A45">
      <w:pPr>
        <w:ind w:left="360"/>
        <w:rPr>
          <w:rFonts w:ascii="Segoe UI Light" w:hAnsi="Segoe UI Light" w:cs="Segoe UI Light"/>
          <w:sz w:val="20"/>
          <w:szCs w:val="20"/>
        </w:rPr>
      </w:pPr>
      <w:r w:rsidRPr="00957B9E">
        <w:rPr>
          <w:rFonts w:ascii="Segoe UI Light" w:hAnsi="Segoe UI Light" w:cs="Segoe UI Light"/>
          <w:sz w:val="20"/>
          <w:szCs w:val="20"/>
        </w:rPr>
        <w:t xml:space="preserve">En la columna </w:t>
      </w:r>
      <w:r w:rsidRPr="00957B9E">
        <w:rPr>
          <w:rFonts w:ascii="Segoe UI Light" w:hAnsi="Segoe UI Light" w:cs="Segoe UI Light"/>
          <w:i/>
          <w:iCs/>
          <w:sz w:val="20"/>
          <w:szCs w:val="20"/>
        </w:rPr>
        <w:t xml:space="preserve">“estado_final” </w:t>
      </w:r>
      <w:r w:rsidRPr="00957B9E">
        <w:rPr>
          <w:rFonts w:ascii="Segoe UI Light" w:hAnsi="Segoe UI Light" w:cs="Segoe UI Light"/>
          <w:sz w:val="20"/>
          <w:szCs w:val="20"/>
        </w:rPr>
        <w:t>se presenta el resultado global de todas las validaciones incluidas en esta hoja:</w:t>
      </w:r>
    </w:p>
    <w:p w14:paraId="23DEC8B1" w14:textId="77777777" w:rsidR="00341A45" w:rsidRPr="00957B9E" w:rsidRDefault="00341A45" w:rsidP="00341A45">
      <w:pPr>
        <w:pStyle w:val="Prrafodelista"/>
        <w:numPr>
          <w:ilvl w:val="0"/>
          <w:numId w:val="13"/>
        </w:numPr>
        <w:spacing w:after="160" w:line="278" w:lineRule="auto"/>
        <w:rPr>
          <w:rFonts w:ascii="Segoe UI Light" w:hAnsi="Segoe UI Light" w:cs="Segoe UI Light"/>
          <w:sz w:val="20"/>
          <w:szCs w:val="20"/>
        </w:rPr>
      </w:pPr>
      <w:r w:rsidRPr="00957B9E">
        <w:rPr>
          <w:rFonts w:ascii="Segoe UI Light" w:hAnsi="Segoe UI Light" w:cs="Segoe UI Light"/>
          <w:sz w:val="20"/>
          <w:szCs w:val="20"/>
        </w:rPr>
        <w:t xml:space="preserve">Se mostrará </w:t>
      </w:r>
      <w:r w:rsidRPr="00957B9E">
        <w:rPr>
          <w:rFonts w:ascii="Segoe UI Light" w:hAnsi="Segoe UI Light" w:cs="Segoe UI Light"/>
          <w:i/>
          <w:iCs/>
          <w:sz w:val="20"/>
          <w:szCs w:val="20"/>
        </w:rPr>
        <w:t>“OK”</w:t>
      </w:r>
      <w:r w:rsidRPr="00957B9E">
        <w:rPr>
          <w:rFonts w:ascii="Segoe UI Light" w:hAnsi="Segoe UI Light" w:cs="Segoe UI Light"/>
          <w:sz w:val="20"/>
          <w:szCs w:val="20"/>
        </w:rPr>
        <w:t xml:space="preserve"> cuando todas las verificaciones sean correctas.</w:t>
      </w:r>
    </w:p>
    <w:p w14:paraId="34C5FFE6" w14:textId="77777777" w:rsidR="00341A45" w:rsidRPr="00957B9E" w:rsidRDefault="00341A45" w:rsidP="00341A45">
      <w:pPr>
        <w:pStyle w:val="Prrafodelista"/>
        <w:numPr>
          <w:ilvl w:val="0"/>
          <w:numId w:val="13"/>
        </w:numPr>
        <w:spacing w:after="160" w:line="278" w:lineRule="auto"/>
        <w:rPr>
          <w:rFonts w:ascii="Segoe UI Light" w:hAnsi="Segoe UI Light" w:cs="Segoe UI Light"/>
          <w:sz w:val="20"/>
          <w:szCs w:val="20"/>
        </w:rPr>
      </w:pPr>
      <w:r w:rsidRPr="00957B9E">
        <w:rPr>
          <w:rFonts w:ascii="Segoe UI Light" w:hAnsi="Segoe UI Light" w:cs="Segoe UI Light"/>
          <w:sz w:val="20"/>
          <w:szCs w:val="20"/>
        </w:rPr>
        <w:t xml:space="preserve">Se mostrará </w:t>
      </w:r>
      <w:r w:rsidRPr="00957B9E">
        <w:rPr>
          <w:rFonts w:ascii="Segoe UI Light" w:hAnsi="Segoe UI Light" w:cs="Segoe UI Light"/>
          <w:i/>
          <w:iCs/>
          <w:sz w:val="20"/>
          <w:szCs w:val="20"/>
        </w:rPr>
        <w:t>“ERROR”</w:t>
      </w:r>
      <w:r w:rsidRPr="00957B9E">
        <w:rPr>
          <w:rFonts w:ascii="Segoe UI Light" w:hAnsi="Segoe UI Light" w:cs="Segoe UI Light"/>
          <w:sz w:val="20"/>
          <w:szCs w:val="20"/>
        </w:rPr>
        <w:t xml:space="preserve"> si al menos una validación contiene una observación incorrecta.</w:t>
      </w:r>
    </w:p>
    <w:p w14:paraId="2AF6ECFA" w14:textId="77777777" w:rsidR="00341A45" w:rsidRPr="00957B9E" w:rsidRDefault="00341A45" w:rsidP="00341A45">
      <w:pPr>
        <w:ind w:left="360"/>
        <w:rPr>
          <w:rFonts w:ascii="Segoe UI Light" w:hAnsi="Segoe UI Light" w:cs="Segoe UI Light"/>
          <w:sz w:val="20"/>
          <w:szCs w:val="20"/>
        </w:rPr>
      </w:pPr>
      <w:r w:rsidRPr="00957B9E">
        <w:rPr>
          <w:rFonts w:ascii="Segoe UI Light" w:hAnsi="Segoe UI Light" w:cs="Segoe UI Light"/>
          <w:b/>
          <w:bCs/>
          <w:sz w:val="20"/>
          <w:szCs w:val="20"/>
        </w:rPr>
        <w:t>Nota:</w:t>
      </w:r>
      <w:r w:rsidRPr="00957B9E">
        <w:rPr>
          <w:rFonts w:ascii="Segoe UI Light" w:hAnsi="Segoe UI Light" w:cs="Segoe UI Light"/>
          <w:sz w:val="20"/>
          <w:szCs w:val="20"/>
        </w:rPr>
        <w:t xml:space="preserve"> Para las columnas </w:t>
      </w:r>
      <w:r w:rsidRPr="00957B9E">
        <w:rPr>
          <w:rFonts w:ascii="Segoe UI Light" w:hAnsi="Segoe UI Light" w:cs="Segoe UI Light"/>
          <w:i/>
          <w:iCs/>
          <w:sz w:val="20"/>
          <w:szCs w:val="20"/>
        </w:rPr>
        <w:t xml:space="preserve">“valida_establecimiento_nombre_oficial” </w:t>
      </w:r>
      <w:r w:rsidRPr="00957B9E">
        <w:rPr>
          <w:rFonts w:ascii="Segoe UI Light" w:hAnsi="Segoe UI Light" w:cs="Segoe UI Light"/>
          <w:sz w:val="20"/>
          <w:szCs w:val="20"/>
        </w:rPr>
        <w:t xml:space="preserve">y </w:t>
      </w:r>
      <w:r w:rsidRPr="00957B9E">
        <w:rPr>
          <w:rFonts w:ascii="Segoe UI Light" w:hAnsi="Segoe UI Light" w:cs="Segoe UI Light"/>
          <w:i/>
          <w:iCs/>
          <w:sz w:val="20"/>
          <w:szCs w:val="20"/>
        </w:rPr>
        <w:t xml:space="preserve">“valida_establecimiento_nombre_alias” </w:t>
      </w:r>
      <w:r w:rsidRPr="00957B9E">
        <w:rPr>
          <w:rFonts w:ascii="Segoe UI Light" w:hAnsi="Segoe UI Light" w:cs="Segoe UI Light"/>
          <w:sz w:val="20"/>
          <w:szCs w:val="20"/>
        </w:rPr>
        <w:t>se validarán de manera conjunta</w:t>
      </w:r>
      <w:r w:rsidRPr="00957B9E">
        <w:rPr>
          <w:rFonts w:ascii="Segoe UI Light" w:hAnsi="Segoe UI Light" w:cs="Segoe UI Light"/>
          <w:i/>
          <w:iCs/>
          <w:sz w:val="20"/>
          <w:szCs w:val="20"/>
        </w:rPr>
        <w:t>,</w:t>
      </w:r>
      <w:r w:rsidRPr="00957B9E">
        <w:rPr>
          <w:rFonts w:ascii="Segoe UI Light" w:hAnsi="Segoe UI Light" w:cs="Segoe UI Light"/>
          <w:sz w:val="20"/>
          <w:szCs w:val="20"/>
        </w:rPr>
        <w:t xml:space="preserve"> el resultado será </w:t>
      </w:r>
      <w:r w:rsidRPr="00957B9E">
        <w:rPr>
          <w:rFonts w:ascii="Segoe UI Light" w:hAnsi="Segoe UI Light" w:cs="Segoe UI Light"/>
          <w:i/>
          <w:iCs/>
          <w:sz w:val="20"/>
          <w:szCs w:val="20"/>
        </w:rPr>
        <w:t>“OK”</w:t>
      </w:r>
      <w:r w:rsidRPr="00957B9E">
        <w:rPr>
          <w:rFonts w:ascii="Segoe UI Light" w:hAnsi="Segoe UI Light" w:cs="Segoe UI Light"/>
          <w:sz w:val="20"/>
          <w:szCs w:val="20"/>
        </w:rPr>
        <w:t xml:space="preserve"> si al menos una de ellas posee el estado </w:t>
      </w:r>
      <w:r w:rsidRPr="00957B9E">
        <w:rPr>
          <w:rFonts w:ascii="Segoe UI Light" w:hAnsi="Segoe UI Light" w:cs="Segoe UI Light"/>
          <w:i/>
          <w:iCs/>
          <w:sz w:val="20"/>
          <w:szCs w:val="20"/>
        </w:rPr>
        <w:t>“OK”.</w:t>
      </w:r>
    </w:p>
    <w:p w14:paraId="5DEE052A" w14:textId="77777777" w:rsidR="00341A45" w:rsidRPr="00FC1A1B" w:rsidRDefault="00341A45" w:rsidP="00341A45">
      <w:pPr>
        <w:rPr>
          <w:sz w:val="20"/>
          <w:szCs w:val="20"/>
        </w:rPr>
      </w:pPr>
    </w:p>
    <w:p w14:paraId="0F490E01" w14:textId="64B1678C" w:rsidR="00341A45" w:rsidRPr="00FC1A1B" w:rsidRDefault="004E4495" w:rsidP="00341A45">
      <w:pPr>
        <w:rPr>
          <w:sz w:val="20"/>
          <w:szCs w:val="20"/>
          <w:vertAlign w:val="superscript"/>
        </w:rPr>
      </w:pPr>
      <w:bookmarkStart w:id="29" w:name="_Hlk209431313"/>
      <w:r w:rsidRPr="00FC1A1B">
        <w:rPr>
          <w:noProof/>
          <w:sz w:val="20"/>
          <w:szCs w:val="20"/>
          <w:vertAlign w:val="superscript"/>
        </w:rPr>
        <w:lastRenderedPageBreak/>
        <w:drawing>
          <wp:inline distT="0" distB="0" distL="0" distR="0" wp14:anchorId="04DE4F70" wp14:editId="38714413">
            <wp:extent cx="5612130" cy="4279900"/>
            <wp:effectExtent l="0" t="0" r="7620" b="6350"/>
            <wp:docPr id="9950185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018554" name=""/>
                    <pic:cNvPicPr/>
                  </pic:nvPicPr>
                  <pic:blipFill>
                    <a:blip r:embed="rId15"/>
                    <a:stretch>
                      <a:fillRect/>
                    </a:stretch>
                  </pic:blipFill>
                  <pic:spPr>
                    <a:xfrm>
                      <a:off x="0" y="0"/>
                      <a:ext cx="5612130" cy="4279900"/>
                    </a:xfrm>
                    <a:prstGeom prst="rect">
                      <a:avLst/>
                    </a:prstGeom>
                  </pic:spPr>
                </pic:pic>
              </a:graphicData>
            </a:graphic>
          </wp:inline>
        </w:drawing>
      </w:r>
    </w:p>
    <w:p w14:paraId="00AAE581" w14:textId="6B818192" w:rsidR="00341A45" w:rsidRPr="00957B9E" w:rsidRDefault="00341A45" w:rsidP="00341A45">
      <w:pPr>
        <w:jc w:val="center"/>
        <w:rPr>
          <w:rFonts w:ascii="Segoe UI Light" w:hAnsi="Segoe UI Light" w:cs="Segoe UI Light"/>
          <w:sz w:val="24"/>
          <w:szCs w:val="24"/>
          <w:vertAlign w:val="superscript"/>
        </w:rPr>
      </w:pPr>
      <w:r w:rsidRPr="00957B9E">
        <w:rPr>
          <w:rFonts w:ascii="Segoe UI Light" w:hAnsi="Segoe UI Light" w:cs="Segoe UI Light"/>
          <w:sz w:val="24"/>
          <w:szCs w:val="24"/>
          <w:vertAlign w:val="superscript"/>
        </w:rPr>
        <w:t xml:space="preserve">Figura </w:t>
      </w:r>
      <w:r w:rsidR="004E4495" w:rsidRPr="00957B9E">
        <w:rPr>
          <w:rFonts w:ascii="Segoe UI Light" w:hAnsi="Segoe UI Light" w:cs="Segoe UI Light"/>
          <w:sz w:val="24"/>
          <w:szCs w:val="24"/>
          <w:vertAlign w:val="superscript"/>
        </w:rPr>
        <w:t>6</w:t>
      </w:r>
      <w:r w:rsidRPr="00957B9E">
        <w:rPr>
          <w:rFonts w:ascii="Segoe UI Light" w:hAnsi="Segoe UI Light" w:cs="Segoe UI Light"/>
          <w:sz w:val="24"/>
          <w:szCs w:val="24"/>
          <w:vertAlign w:val="superscript"/>
        </w:rPr>
        <w:t xml:space="preserve">: Diccionario </w:t>
      </w:r>
      <w:r w:rsidR="004E4495" w:rsidRPr="00957B9E">
        <w:rPr>
          <w:rFonts w:ascii="Segoe UI Light" w:hAnsi="Segoe UI Light" w:cs="Segoe UI Light"/>
          <w:sz w:val="24"/>
          <w:szCs w:val="24"/>
          <w:vertAlign w:val="superscript"/>
        </w:rPr>
        <w:t>hoja 2. P</w:t>
      </w:r>
      <w:r w:rsidRPr="00957B9E">
        <w:rPr>
          <w:rFonts w:ascii="Segoe UI Light" w:hAnsi="Segoe UI Light" w:cs="Segoe UI Light"/>
          <w:sz w:val="24"/>
          <w:szCs w:val="24"/>
          <w:vertAlign w:val="superscript"/>
        </w:rPr>
        <w:t>ortadas.</w:t>
      </w:r>
      <w:bookmarkEnd w:id="29"/>
    </w:p>
    <w:p w14:paraId="37332EA0" w14:textId="77777777" w:rsidR="00341A45" w:rsidRPr="00FC1A1B" w:rsidRDefault="00341A45" w:rsidP="00341A45">
      <w:pPr>
        <w:rPr>
          <w:b/>
          <w:bCs/>
          <w:sz w:val="20"/>
          <w:szCs w:val="20"/>
        </w:rPr>
      </w:pPr>
    </w:p>
    <w:p w14:paraId="419082C6" w14:textId="1003B73A" w:rsidR="00341A45" w:rsidRPr="00957B9E" w:rsidRDefault="00341A45" w:rsidP="004E4495">
      <w:pPr>
        <w:pStyle w:val="Prrafodelista"/>
        <w:numPr>
          <w:ilvl w:val="0"/>
          <w:numId w:val="14"/>
        </w:numPr>
        <w:spacing w:after="160" w:line="278" w:lineRule="auto"/>
        <w:jc w:val="both"/>
        <w:rPr>
          <w:rFonts w:ascii="Segoe UI Light" w:hAnsi="Segoe UI Light" w:cs="Segoe UI Light"/>
          <w:sz w:val="20"/>
          <w:szCs w:val="20"/>
        </w:rPr>
      </w:pPr>
      <w:r w:rsidRPr="00957B9E">
        <w:rPr>
          <w:rFonts w:ascii="Segoe UI Light" w:hAnsi="Segoe UI Light" w:cs="Segoe UI Light"/>
          <w:b/>
          <w:bCs/>
          <w:sz w:val="20"/>
          <w:szCs w:val="20"/>
        </w:rPr>
        <w:t>Error Formato de Celda:</w:t>
      </w:r>
      <w:r w:rsidRPr="00957B9E">
        <w:rPr>
          <w:rFonts w:ascii="Segoe UI Light" w:hAnsi="Segoe UI Light" w:cs="Segoe UI Light"/>
          <w:sz w:val="20"/>
          <w:szCs w:val="20"/>
        </w:rPr>
        <w:t xml:space="preserve"> Esta hoja presenta el reporte </w:t>
      </w:r>
      <w:r w:rsidRPr="00957B9E">
        <w:rPr>
          <w:rFonts w:ascii="Segoe UI Light" w:hAnsi="Segoe UI Light" w:cs="Segoe UI Light"/>
          <w:i/>
          <w:iCs/>
          <w:sz w:val="20"/>
          <w:szCs w:val="20"/>
        </w:rPr>
        <w:t>“Error Formato de Celdas”</w:t>
      </w:r>
      <w:r w:rsidRPr="00957B9E">
        <w:rPr>
          <w:rFonts w:ascii="Segoe UI Light" w:hAnsi="Segoe UI Light" w:cs="Segoe UI Light"/>
          <w:sz w:val="20"/>
          <w:szCs w:val="20"/>
        </w:rPr>
        <w:t xml:space="preserve"> para las series REM analizadas. Su propósito es verificar que los valores contenidos en las celdas cumplan con los tipos de formato admitidos, asegurando que:</w:t>
      </w:r>
    </w:p>
    <w:p w14:paraId="5FF5B248" w14:textId="77777777" w:rsidR="00341A45" w:rsidRPr="00957B9E" w:rsidRDefault="00341A45" w:rsidP="006E4DAD">
      <w:pPr>
        <w:pStyle w:val="Prrafodelista"/>
        <w:numPr>
          <w:ilvl w:val="0"/>
          <w:numId w:val="13"/>
        </w:numPr>
        <w:spacing w:after="160" w:line="278" w:lineRule="auto"/>
        <w:jc w:val="both"/>
        <w:rPr>
          <w:rFonts w:ascii="Segoe UI Light" w:hAnsi="Segoe UI Light" w:cs="Segoe UI Light"/>
          <w:sz w:val="20"/>
          <w:szCs w:val="20"/>
        </w:rPr>
      </w:pPr>
      <w:r w:rsidRPr="00957B9E">
        <w:rPr>
          <w:rFonts w:ascii="Segoe UI Light" w:hAnsi="Segoe UI Light" w:cs="Segoe UI Light"/>
          <w:sz w:val="20"/>
          <w:szCs w:val="20"/>
        </w:rPr>
        <w:t>No existan valores no numéricos en celdas que exigen datos numéricos.</w:t>
      </w:r>
    </w:p>
    <w:p w14:paraId="6FC55184" w14:textId="77777777" w:rsidR="00341A45" w:rsidRPr="00957B9E" w:rsidRDefault="00341A45" w:rsidP="006E4DAD">
      <w:pPr>
        <w:pStyle w:val="Prrafodelista"/>
        <w:numPr>
          <w:ilvl w:val="0"/>
          <w:numId w:val="13"/>
        </w:numPr>
        <w:spacing w:after="160" w:line="278" w:lineRule="auto"/>
        <w:jc w:val="both"/>
        <w:rPr>
          <w:rFonts w:ascii="Segoe UI Light" w:hAnsi="Segoe UI Light" w:cs="Segoe UI Light"/>
          <w:sz w:val="20"/>
          <w:szCs w:val="20"/>
        </w:rPr>
      </w:pPr>
      <w:r w:rsidRPr="00957B9E">
        <w:rPr>
          <w:rFonts w:ascii="Segoe UI Light" w:hAnsi="Segoe UI Light" w:cs="Segoe UI Light"/>
          <w:sz w:val="20"/>
          <w:szCs w:val="20"/>
        </w:rPr>
        <w:t>No se registren números negativos en campos donde no están permitidos.</w:t>
      </w:r>
    </w:p>
    <w:p w14:paraId="7FD51B3A" w14:textId="77777777" w:rsidR="00341A45" w:rsidRPr="00957B9E" w:rsidRDefault="00341A45" w:rsidP="006E4DAD">
      <w:pPr>
        <w:pStyle w:val="Prrafodelista"/>
        <w:numPr>
          <w:ilvl w:val="0"/>
          <w:numId w:val="13"/>
        </w:numPr>
        <w:spacing w:after="160" w:line="278" w:lineRule="auto"/>
        <w:jc w:val="both"/>
        <w:rPr>
          <w:rFonts w:ascii="Segoe UI Light" w:hAnsi="Segoe UI Light" w:cs="Segoe UI Light"/>
          <w:sz w:val="20"/>
          <w:szCs w:val="20"/>
        </w:rPr>
      </w:pPr>
      <w:r w:rsidRPr="00957B9E">
        <w:rPr>
          <w:rFonts w:ascii="Segoe UI Light" w:hAnsi="Segoe UI Light" w:cs="Segoe UI Light"/>
          <w:sz w:val="20"/>
          <w:szCs w:val="20"/>
        </w:rPr>
        <w:t>Las celdas que permiten la imputación de valores decimales los acepten correctamente.</w:t>
      </w:r>
    </w:p>
    <w:p w14:paraId="2D827E07" w14:textId="713F47F0" w:rsidR="00341A45" w:rsidRPr="00957B9E" w:rsidRDefault="00341A45" w:rsidP="006E4DAD">
      <w:pPr>
        <w:ind w:left="360"/>
        <w:jc w:val="both"/>
        <w:rPr>
          <w:rFonts w:ascii="Segoe UI Light" w:hAnsi="Segoe UI Light" w:cs="Segoe UI Light"/>
          <w:sz w:val="20"/>
          <w:szCs w:val="20"/>
        </w:rPr>
      </w:pPr>
      <w:r w:rsidRPr="00957B9E">
        <w:rPr>
          <w:rFonts w:ascii="Segoe UI Light" w:hAnsi="Segoe UI Light" w:cs="Segoe UI Light"/>
          <w:sz w:val="20"/>
          <w:szCs w:val="20"/>
        </w:rPr>
        <w:t xml:space="preserve">La estructura de este reporte se detalla en la </w:t>
      </w:r>
      <w:r w:rsidRPr="00957B9E">
        <w:rPr>
          <w:rFonts w:ascii="Segoe UI Light" w:hAnsi="Segoe UI Light" w:cs="Segoe UI Light"/>
          <w:i/>
          <w:iCs/>
          <w:sz w:val="20"/>
          <w:szCs w:val="20"/>
        </w:rPr>
        <w:t xml:space="preserve">“Figura </w:t>
      </w:r>
      <w:r w:rsidR="003C41D6" w:rsidRPr="00957B9E">
        <w:rPr>
          <w:rFonts w:ascii="Segoe UI Light" w:hAnsi="Segoe UI Light" w:cs="Segoe UI Light"/>
          <w:i/>
          <w:iCs/>
          <w:sz w:val="20"/>
          <w:szCs w:val="20"/>
        </w:rPr>
        <w:t>7</w:t>
      </w:r>
      <w:r w:rsidRPr="00957B9E">
        <w:rPr>
          <w:rFonts w:ascii="Segoe UI Light" w:hAnsi="Segoe UI Light" w:cs="Segoe UI Light"/>
          <w:i/>
          <w:iCs/>
          <w:sz w:val="20"/>
          <w:szCs w:val="20"/>
        </w:rPr>
        <w:t xml:space="preserve">: Diccionario </w:t>
      </w:r>
      <w:r w:rsidR="003C41D6" w:rsidRPr="00957B9E">
        <w:rPr>
          <w:rFonts w:ascii="Segoe UI Light" w:hAnsi="Segoe UI Light" w:cs="Segoe UI Light"/>
          <w:i/>
          <w:iCs/>
          <w:sz w:val="20"/>
          <w:szCs w:val="20"/>
        </w:rPr>
        <w:t>hoja 3.</w:t>
      </w:r>
      <w:r w:rsidRPr="00957B9E">
        <w:rPr>
          <w:rFonts w:ascii="Segoe UI Light" w:hAnsi="Segoe UI Light" w:cs="Segoe UI Light"/>
          <w:i/>
          <w:iCs/>
          <w:sz w:val="20"/>
          <w:szCs w:val="20"/>
        </w:rPr>
        <w:t xml:space="preserve"> Error Formato de Celda”</w:t>
      </w:r>
      <w:r w:rsidRPr="00957B9E">
        <w:rPr>
          <w:rFonts w:ascii="Segoe UI Light" w:hAnsi="Segoe UI Light" w:cs="Segoe UI Light"/>
          <w:sz w:val="20"/>
          <w:szCs w:val="20"/>
        </w:rPr>
        <w:t>, donde se describen los campos incluidos, su significado y los valores posibles.</w:t>
      </w:r>
    </w:p>
    <w:p w14:paraId="0229930F" w14:textId="75A55D02" w:rsidR="00341A45" w:rsidRPr="00FC1A1B" w:rsidRDefault="003C41D6" w:rsidP="00341A45">
      <w:pPr>
        <w:rPr>
          <w:sz w:val="20"/>
          <w:szCs w:val="20"/>
        </w:rPr>
      </w:pPr>
      <w:r w:rsidRPr="00FC1A1B">
        <w:rPr>
          <w:noProof/>
          <w:sz w:val="20"/>
          <w:szCs w:val="20"/>
        </w:rPr>
        <w:lastRenderedPageBreak/>
        <w:drawing>
          <wp:inline distT="0" distB="0" distL="0" distR="0" wp14:anchorId="63EE1F11" wp14:editId="1601C44C">
            <wp:extent cx="5612130" cy="1245235"/>
            <wp:effectExtent l="0" t="0" r="7620" b="0"/>
            <wp:docPr id="13376740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674052" name=""/>
                    <pic:cNvPicPr/>
                  </pic:nvPicPr>
                  <pic:blipFill>
                    <a:blip r:embed="rId16"/>
                    <a:stretch>
                      <a:fillRect/>
                    </a:stretch>
                  </pic:blipFill>
                  <pic:spPr>
                    <a:xfrm>
                      <a:off x="0" y="0"/>
                      <a:ext cx="5612130" cy="1245235"/>
                    </a:xfrm>
                    <a:prstGeom prst="rect">
                      <a:avLst/>
                    </a:prstGeom>
                  </pic:spPr>
                </pic:pic>
              </a:graphicData>
            </a:graphic>
          </wp:inline>
        </w:drawing>
      </w:r>
    </w:p>
    <w:p w14:paraId="0FFB68FD" w14:textId="21903238" w:rsidR="00341A45" w:rsidRPr="00957B9E" w:rsidRDefault="00341A45" w:rsidP="00341A45">
      <w:pPr>
        <w:jc w:val="center"/>
        <w:rPr>
          <w:rFonts w:ascii="Segoe UI Light" w:hAnsi="Segoe UI Light" w:cs="Segoe UI Light"/>
          <w:sz w:val="24"/>
          <w:szCs w:val="24"/>
          <w:vertAlign w:val="superscript"/>
        </w:rPr>
      </w:pPr>
      <w:r w:rsidRPr="00957B9E">
        <w:rPr>
          <w:rFonts w:ascii="Segoe UI Light" w:hAnsi="Segoe UI Light" w:cs="Segoe UI Light"/>
          <w:sz w:val="24"/>
          <w:szCs w:val="24"/>
          <w:vertAlign w:val="superscript"/>
        </w:rPr>
        <w:t xml:space="preserve">Figura </w:t>
      </w:r>
      <w:r w:rsidR="003C41D6" w:rsidRPr="00957B9E">
        <w:rPr>
          <w:rFonts w:ascii="Segoe UI Light" w:hAnsi="Segoe UI Light" w:cs="Segoe UI Light"/>
          <w:sz w:val="24"/>
          <w:szCs w:val="24"/>
          <w:vertAlign w:val="superscript"/>
        </w:rPr>
        <w:t>7</w:t>
      </w:r>
      <w:r w:rsidRPr="00957B9E">
        <w:rPr>
          <w:rFonts w:ascii="Segoe UI Light" w:hAnsi="Segoe UI Light" w:cs="Segoe UI Light"/>
          <w:sz w:val="24"/>
          <w:szCs w:val="24"/>
          <w:vertAlign w:val="superscript"/>
        </w:rPr>
        <w:t xml:space="preserve">: Diccionario </w:t>
      </w:r>
      <w:r w:rsidR="003C41D6" w:rsidRPr="00957B9E">
        <w:rPr>
          <w:rFonts w:ascii="Segoe UI Light" w:hAnsi="Segoe UI Light" w:cs="Segoe UI Light"/>
          <w:sz w:val="24"/>
          <w:szCs w:val="24"/>
          <w:vertAlign w:val="superscript"/>
        </w:rPr>
        <w:t>hoja 3.</w:t>
      </w:r>
      <w:r w:rsidRPr="00957B9E">
        <w:rPr>
          <w:rFonts w:ascii="Segoe UI Light" w:hAnsi="Segoe UI Light" w:cs="Segoe UI Light"/>
          <w:sz w:val="24"/>
          <w:szCs w:val="24"/>
          <w:vertAlign w:val="superscript"/>
        </w:rPr>
        <w:t xml:space="preserve"> </w:t>
      </w:r>
      <w:r w:rsidR="003C41D6" w:rsidRPr="00957B9E">
        <w:rPr>
          <w:rFonts w:ascii="Segoe UI Light" w:hAnsi="Segoe UI Light" w:cs="Segoe UI Light"/>
          <w:sz w:val="24"/>
          <w:szCs w:val="24"/>
          <w:vertAlign w:val="superscript"/>
        </w:rPr>
        <w:t>E</w:t>
      </w:r>
      <w:r w:rsidRPr="00957B9E">
        <w:rPr>
          <w:rFonts w:ascii="Segoe UI Light" w:hAnsi="Segoe UI Light" w:cs="Segoe UI Light"/>
          <w:sz w:val="24"/>
          <w:szCs w:val="24"/>
          <w:vertAlign w:val="superscript"/>
        </w:rPr>
        <w:t>rror formato de celda.</w:t>
      </w:r>
    </w:p>
    <w:p w14:paraId="3AF770C7" w14:textId="77777777" w:rsidR="00341A45" w:rsidRPr="00FC1A1B" w:rsidRDefault="00341A45" w:rsidP="00341A45">
      <w:pPr>
        <w:jc w:val="center"/>
        <w:rPr>
          <w:sz w:val="20"/>
          <w:szCs w:val="20"/>
        </w:rPr>
      </w:pPr>
    </w:p>
    <w:p w14:paraId="41AE5BFB" w14:textId="77777777" w:rsidR="00341A45" w:rsidRPr="00053D5B" w:rsidRDefault="00341A45" w:rsidP="00341A45">
      <w:pPr>
        <w:rPr>
          <w:rFonts w:ascii="Segoe UI Light" w:hAnsi="Segoe UI Light" w:cs="Segoe UI Light"/>
          <w:sz w:val="20"/>
          <w:szCs w:val="20"/>
        </w:rPr>
      </w:pPr>
      <w:r w:rsidRPr="00053D5B">
        <w:rPr>
          <w:rFonts w:ascii="Segoe UI Light" w:hAnsi="Segoe UI Light" w:cs="Segoe UI Light"/>
          <w:sz w:val="20"/>
          <w:szCs w:val="20"/>
        </w:rPr>
        <w:t>En las observaciones del reporte pueden identificarse las siguientes situaciones:</w:t>
      </w:r>
    </w:p>
    <w:p w14:paraId="590B9648" w14:textId="77777777" w:rsidR="00341A45" w:rsidRPr="00053D5B" w:rsidRDefault="00341A45" w:rsidP="00341A45">
      <w:pPr>
        <w:pStyle w:val="Prrafodelista"/>
        <w:numPr>
          <w:ilvl w:val="0"/>
          <w:numId w:val="13"/>
        </w:numPr>
        <w:spacing w:after="160" w:line="278" w:lineRule="auto"/>
        <w:rPr>
          <w:rFonts w:ascii="Segoe UI Light" w:hAnsi="Segoe UI Light" w:cs="Segoe UI Light"/>
          <w:sz w:val="20"/>
          <w:szCs w:val="20"/>
        </w:rPr>
      </w:pPr>
      <w:r w:rsidRPr="00053D5B">
        <w:rPr>
          <w:rFonts w:ascii="Segoe UI Light" w:hAnsi="Segoe UI Light" w:cs="Segoe UI Light"/>
          <w:sz w:val="20"/>
          <w:szCs w:val="20"/>
        </w:rPr>
        <w:t>La celda contiene un valor negativo.</w:t>
      </w:r>
    </w:p>
    <w:p w14:paraId="2C9129CA" w14:textId="77777777" w:rsidR="00341A45" w:rsidRPr="00053D5B" w:rsidRDefault="00341A45" w:rsidP="00341A45">
      <w:pPr>
        <w:pStyle w:val="Prrafodelista"/>
        <w:numPr>
          <w:ilvl w:val="0"/>
          <w:numId w:val="13"/>
        </w:numPr>
        <w:spacing w:after="160" w:line="278" w:lineRule="auto"/>
        <w:rPr>
          <w:rFonts w:ascii="Segoe UI Light" w:hAnsi="Segoe UI Light" w:cs="Segoe UI Light"/>
          <w:sz w:val="20"/>
          <w:szCs w:val="20"/>
        </w:rPr>
      </w:pPr>
      <w:r w:rsidRPr="00053D5B">
        <w:rPr>
          <w:rFonts w:ascii="Segoe UI Light" w:hAnsi="Segoe UI Light" w:cs="Segoe UI Light"/>
          <w:sz w:val="20"/>
          <w:szCs w:val="20"/>
        </w:rPr>
        <w:t>La celda no tiene permitido imputar un valor Decimal y además contiene un valor negativo.</w:t>
      </w:r>
    </w:p>
    <w:p w14:paraId="57FCF7DC" w14:textId="77777777" w:rsidR="00341A45" w:rsidRPr="00053D5B" w:rsidRDefault="00341A45" w:rsidP="00341A45">
      <w:pPr>
        <w:pStyle w:val="Prrafodelista"/>
        <w:numPr>
          <w:ilvl w:val="0"/>
          <w:numId w:val="13"/>
        </w:numPr>
        <w:spacing w:after="160" w:line="278" w:lineRule="auto"/>
        <w:rPr>
          <w:rFonts w:ascii="Segoe UI Light" w:hAnsi="Segoe UI Light" w:cs="Segoe UI Light"/>
          <w:sz w:val="20"/>
          <w:szCs w:val="20"/>
        </w:rPr>
      </w:pPr>
      <w:r w:rsidRPr="00053D5B">
        <w:rPr>
          <w:rFonts w:ascii="Segoe UI Light" w:hAnsi="Segoe UI Light" w:cs="Segoe UI Light"/>
          <w:sz w:val="20"/>
          <w:szCs w:val="20"/>
        </w:rPr>
        <w:t>La celda no tiene permitido imputar un valor Decimal.</w:t>
      </w:r>
    </w:p>
    <w:p w14:paraId="1EBD85B8" w14:textId="77777777" w:rsidR="00341A45" w:rsidRPr="00053D5B" w:rsidRDefault="00341A45" w:rsidP="00341A45">
      <w:pPr>
        <w:pStyle w:val="Prrafodelista"/>
        <w:numPr>
          <w:ilvl w:val="0"/>
          <w:numId w:val="13"/>
        </w:numPr>
        <w:spacing w:after="160" w:line="278" w:lineRule="auto"/>
        <w:rPr>
          <w:rFonts w:ascii="Segoe UI Light" w:hAnsi="Segoe UI Light" w:cs="Segoe UI Light"/>
          <w:sz w:val="20"/>
          <w:szCs w:val="20"/>
        </w:rPr>
      </w:pPr>
      <w:r w:rsidRPr="00053D5B">
        <w:rPr>
          <w:rFonts w:ascii="Segoe UI Light" w:hAnsi="Segoe UI Light" w:cs="Segoe UI Light"/>
          <w:sz w:val="20"/>
          <w:szCs w:val="20"/>
        </w:rPr>
        <w:t>La celda contiene valores de tipo no numéricos inválidos.</w:t>
      </w:r>
    </w:p>
    <w:p w14:paraId="67BFB2AB" w14:textId="77777777" w:rsidR="00341A45" w:rsidRPr="00053D5B" w:rsidRDefault="00341A45" w:rsidP="00341A45">
      <w:pPr>
        <w:rPr>
          <w:rFonts w:ascii="Segoe UI Light" w:hAnsi="Segoe UI Light" w:cs="Segoe UI Light"/>
          <w:sz w:val="20"/>
          <w:szCs w:val="20"/>
        </w:rPr>
      </w:pPr>
    </w:p>
    <w:p w14:paraId="40362742" w14:textId="77777777" w:rsidR="00341A45" w:rsidRPr="00053D5B" w:rsidRDefault="00341A45" w:rsidP="00341A45">
      <w:pPr>
        <w:pStyle w:val="Prrafodelista"/>
        <w:numPr>
          <w:ilvl w:val="0"/>
          <w:numId w:val="14"/>
        </w:numPr>
        <w:spacing w:after="160" w:line="278" w:lineRule="auto"/>
        <w:rPr>
          <w:rFonts w:ascii="Segoe UI Light" w:hAnsi="Segoe UI Light" w:cs="Segoe UI Light"/>
          <w:sz w:val="20"/>
          <w:szCs w:val="20"/>
        </w:rPr>
      </w:pPr>
      <w:r w:rsidRPr="00053D5B">
        <w:rPr>
          <w:rFonts w:ascii="Segoe UI Light" w:hAnsi="Segoe UI Light" w:cs="Segoe UI Light"/>
          <w:b/>
          <w:bCs/>
          <w:sz w:val="20"/>
          <w:szCs w:val="20"/>
        </w:rPr>
        <w:t>Cambios:</w:t>
      </w:r>
      <w:r w:rsidRPr="00053D5B">
        <w:rPr>
          <w:rFonts w:ascii="Segoe UI Light" w:hAnsi="Segoe UI Light" w:cs="Segoe UI Light"/>
          <w:sz w:val="20"/>
          <w:szCs w:val="20"/>
        </w:rPr>
        <w:t xml:space="preserve"> En esta hoja de reporte se identifican todas las modificaciones detectadas en los valores entre </w:t>
      </w:r>
      <w:del w:id="30" w:author="Karina Stapfer Jara" w:date="2025-11-11T14:44:00Z" w16du:dateUtc="2025-11-11T17:44:00Z">
        <w:r w:rsidRPr="00053D5B" w:rsidDel="005A5FC6">
          <w:rPr>
            <w:rFonts w:ascii="Segoe UI Light" w:hAnsi="Segoe UI Light" w:cs="Segoe UI Light"/>
            <w:sz w:val="20"/>
            <w:szCs w:val="20"/>
          </w:rPr>
          <w:delText>los archivos emparejados</w:delText>
        </w:r>
      </w:del>
      <w:ins w:id="31" w:author="Karina Stapfer Jara" w:date="2025-11-11T14:44:00Z" w16du:dateUtc="2025-11-11T17:44:00Z">
        <w:r w:rsidRPr="00053D5B">
          <w:rPr>
            <w:rFonts w:ascii="Segoe UI Light" w:hAnsi="Segoe UI Light" w:cs="Segoe UI Light"/>
            <w:sz w:val="20"/>
            <w:szCs w:val="20"/>
          </w:rPr>
          <w:t>dos archivos,</w:t>
        </w:r>
      </w:ins>
      <w:ins w:id="32" w:author="Karina Stapfer Jara" w:date="2025-11-11T14:45:00Z" w16du:dateUtc="2025-11-11T17:45:00Z">
        <w:r w:rsidRPr="00053D5B">
          <w:rPr>
            <w:rFonts w:ascii="Segoe UI Light" w:hAnsi="Segoe UI Light" w:cs="Segoe UI Light"/>
            <w:sz w:val="20"/>
            <w:szCs w:val="20"/>
          </w:rPr>
          <w:t xml:space="preserve"> es decir al comparar dos archivos de un </w:t>
        </w:r>
      </w:ins>
      <w:ins w:id="33" w:author="Karina Stapfer Jara" w:date="2025-11-11T14:44:00Z" w16du:dateUtc="2025-11-11T17:44:00Z">
        <w:r w:rsidRPr="00053D5B">
          <w:rPr>
            <w:rFonts w:ascii="Segoe UI Light" w:hAnsi="Segoe UI Light" w:cs="Segoe UI Light"/>
            <w:sz w:val="20"/>
            <w:szCs w:val="20"/>
          </w:rPr>
          <w:t>mismo mes.</w:t>
        </w:r>
      </w:ins>
    </w:p>
    <w:p w14:paraId="788CE058" w14:textId="66EE151B" w:rsidR="00341A45" w:rsidRPr="00053D5B" w:rsidRDefault="00341A45" w:rsidP="00341A45">
      <w:pPr>
        <w:pStyle w:val="Prrafodelista"/>
        <w:rPr>
          <w:rFonts w:ascii="Segoe UI Light" w:hAnsi="Segoe UI Light" w:cs="Segoe UI Light"/>
          <w:sz w:val="20"/>
          <w:szCs w:val="20"/>
        </w:rPr>
      </w:pPr>
      <w:r w:rsidRPr="00053D5B">
        <w:rPr>
          <w:rFonts w:ascii="Segoe UI Light" w:hAnsi="Segoe UI Light" w:cs="Segoe UI Light"/>
          <w:sz w:val="20"/>
          <w:szCs w:val="20"/>
        </w:rPr>
        <w:t xml:space="preserve">La estructura del reporte es como se muestra en la </w:t>
      </w:r>
      <w:r w:rsidRPr="00053D5B">
        <w:rPr>
          <w:rFonts w:ascii="Segoe UI Light" w:hAnsi="Segoe UI Light" w:cs="Segoe UI Light"/>
          <w:i/>
          <w:iCs/>
          <w:sz w:val="20"/>
          <w:szCs w:val="20"/>
        </w:rPr>
        <w:t xml:space="preserve">“Figura </w:t>
      </w:r>
      <w:r w:rsidR="003C41D6" w:rsidRPr="00053D5B">
        <w:rPr>
          <w:rFonts w:ascii="Segoe UI Light" w:hAnsi="Segoe UI Light" w:cs="Segoe UI Light"/>
          <w:i/>
          <w:iCs/>
          <w:sz w:val="20"/>
          <w:szCs w:val="20"/>
        </w:rPr>
        <w:t>8</w:t>
      </w:r>
      <w:r w:rsidRPr="00053D5B">
        <w:rPr>
          <w:rFonts w:ascii="Segoe UI Light" w:hAnsi="Segoe UI Light" w:cs="Segoe UI Light"/>
          <w:i/>
          <w:iCs/>
          <w:sz w:val="20"/>
          <w:szCs w:val="20"/>
        </w:rPr>
        <w:t xml:space="preserve">: Diccionario </w:t>
      </w:r>
      <w:r w:rsidR="003C41D6" w:rsidRPr="00053D5B">
        <w:rPr>
          <w:rFonts w:ascii="Segoe UI Light" w:hAnsi="Segoe UI Light" w:cs="Segoe UI Light"/>
          <w:i/>
          <w:iCs/>
          <w:sz w:val="20"/>
          <w:szCs w:val="20"/>
        </w:rPr>
        <w:t>hoja 4. Cambios”</w:t>
      </w:r>
      <w:r w:rsidRPr="00053D5B">
        <w:rPr>
          <w:rFonts w:ascii="Segoe UI Light" w:hAnsi="Segoe UI Light" w:cs="Segoe UI Light"/>
          <w:i/>
          <w:iCs/>
          <w:sz w:val="20"/>
          <w:szCs w:val="20"/>
        </w:rPr>
        <w:t>.</w:t>
      </w:r>
    </w:p>
    <w:p w14:paraId="4F879A36" w14:textId="01F8A255" w:rsidR="00341A45" w:rsidRPr="00FC1A1B" w:rsidRDefault="003C41D6" w:rsidP="00341A45">
      <w:pPr>
        <w:jc w:val="center"/>
        <w:rPr>
          <w:sz w:val="20"/>
          <w:szCs w:val="20"/>
        </w:rPr>
      </w:pPr>
      <w:r w:rsidRPr="00FC1A1B">
        <w:rPr>
          <w:noProof/>
          <w:sz w:val="20"/>
          <w:szCs w:val="20"/>
        </w:rPr>
        <w:drawing>
          <wp:inline distT="0" distB="0" distL="0" distR="0" wp14:anchorId="7BBA13E9" wp14:editId="2C9AD8D1">
            <wp:extent cx="5612130" cy="2835275"/>
            <wp:effectExtent l="0" t="0" r="7620" b="3175"/>
            <wp:docPr id="18764861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486105" name=""/>
                    <pic:cNvPicPr/>
                  </pic:nvPicPr>
                  <pic:blipFill>
                    <a:blip r:embed="rId17"/>
                    <a:stretch>
                      <a:fillRect/>
                    </a:stretch>
                  </pic:blipFill>
                  <pic:spPr>
                    <a:xfrm>
                      <a:off x="0" y="0"/>
                      <a:ext cx="5612130" cy="2835275"/>
                    </a:xfrm>
                    <a:prstGeom prst="rect">
                      <a:avLst/>
                    </a:prstGeom>
                  </pic:spPr>
                </pic:pic>
              </a:graphicData>
            </a:graphic>
          </wp:inline>
        </w:drawing>
      </w:r>
      <w:r w:rsidRPr="00FC1A1B">
        <w:rPr>
          <w:sz w:val="20"/>
          <w:szCs w:val="20"/>
        </w:rPr>
        <w:t xml:space="preserve"> </w:t>
      </w:r>
      <w:r w:rsidR="00341A45" w:rsidRPr="0000759B">
        <w:rPr>
          <w:rFonts w:ascii="Segoe UI Light" w:hAnsi="Segoe UI Light" w:cs="Segoe UI Light"/>
          <w:sz w:val="24"/>
          <w:szCs w:val="24"/>
          <w:vertAlign w:val="superscript"/>
        </w:rPr>
        <w:t xml:space="preserve">Figura </w:t>
      </w:r>
      <w:r w:rsidRPr="0000759B">
        <w:rPr>
          <w:rFonts w:ascii="Segoe UI Light" w:hAnsi="Segoe UI Light" w:cs="Segoe UI Light"/>
          <w:sz w:val="24"/>
          <w:szCs w:val="24"/>
          <w:vertAlign w:val="superscript"/>
        </w:rPr>
        <w:t>8</w:t>
      </w:r>
      <w:r w:rsidR="00341A45" w:rsidRPr="0000759B">
        <w:rPr>
          <w:rFonts w:ascii="Segoe UI Light" w:hAnsi="Segoe UI Light" w:cs="Segoe UI Light"/>
          <w:sz w:val="24"/>
          <w:szCs w:val="24"/>
          <w:vertAlign w:val="superscript"/>
        </w:rPr>
        <w:t xml:space="preserve">: Diccionario </w:t>
      </w:r>
      <w:r w:rsidRPr="0000759B">
        <w:rPr>
          <w:rFonts w:ascii="Segoe UI Light" w:hAnsi="Segoe UI Light" w:cs="Segoe UI Light"/>
          <w:sz w:val="24"/>
          <w:szCs w:val="24"/>
          <w:vertAlign w:val="superscript"/>
        </w:rPr>
        <w:t>hoja 4. C</w:t>
      </w:r>
      <w:r w:rsidR="00341A45" w:rsidRPr="0000759B">
        <w:rPr>
          <w:rFonts w:ascii="Segoe UI Light" w:hAnsi="Segoe UI Light" w:cs="Segoe UI Light"/>
          <w:sz w:val="24"/>
          <w:szCs w:val="24"/>
          <w:vertAlign w:val="superscript"/>
        </w:rPr>
        <w:t>ambios</w:t>
      </w:r>
    </w:p>
    <w:p w14:paraId="404AC0A8" w14:textId="77777777" w:rsidR="009D4D6A" w:rsidRPr="00FC1A1B" w:rsidRDefault="009D4D6A" w:rsidP="0081613D">
      <w:pPr>
        <w:jc w:val="both"/>
        <w:rPr>
          <w:sz w:val="20"/>
          <w:szCs w:val="20"/>
          <w:u w:val="single"/>
        </w:rPr>
      </w:pPr>
    </w:p>
    <w:p w14:paraId="2B7517E0" w14:textId="54DE7224" w:rsidR="00F6414C" w:rsidRPr="00CE2C66" w:rsidRDefault="00CE2C66" w:rsidP="00CE2C66">
      <w:pPr>
        <w:pStyle w:val="Titulo"/>
        <w:rPr>
          <w:b w:val="0"/>
          <w:bCs w:val="0"/>
        </w:rPr>
      </w:pPr>
      <w:bookmarkStart w:id="34" w:name="_Toc234422432"/>
      <w:r w:rsidRPr="00CE2C66">
        <w:rPr>
          <w:b w:val="0"/>
          <w:bCs w:val="0"/>
        </w:rPr>
        <w:lastRenderedPageBreak/>
        <w:t>ESTRUCTURA REPORTE ERRORES-CONSISTENCIAS-REM.XLSX:</w:t>
      </w:r>
      <w:bookmarkEnd w:id="34"/>
    </w:p>
    <w:p w14:paraId="6E4D694C" w14:textId="77777777" w:rsidR="00B52DF3" w:rsidRPr="00B52DF3" w:rsidRDefault="00B52DF3" w:rsidP="00F6414C">
      <w:pPr>
        <w:jc w:val="both"/>
        <w:rPr>
          <w:rFonts w:ascii="Segoe UI Light" w:hAnsi="Segoe UI Light"/>
          <w:caps/>
          <w:spacing w:val="20"/>
          <w:sz w:val="20"/>
          <w:szCs w:val="18"/>
        </w:rPr>
      </w:pPr>
    </w:p>
    <w:p w14:paraId="6EC73100" w14:textId="5C7415F9" w:rsidR="002F3073" w:rsidRPr="0000759B" w:rsidRDefault="002F3073" w:rsidP="00F6414C">
      <w:pPr>
        <w:jc w:val="both"/>
        <w:rPr>
          <w:rFonts w:ascii="Segoe UI Light" w:hAnsi="Segoe UI Light" w:cs="Segoe UI Light"/>
          <w:sz w:val="20"/>
          <w:szCs w:val="20"/>
        </w:rPr>
      </w:pPr>
      <w:r w:rsidRPr="0000759B">
        <w:rPr>
          <w:rFonts w:ascii="Segoe UI Light" w:hAnsi="Segoe UI Light" w:cs="Segoe UI Light"/>
          <w:sz w:val="20"/>
          <w:szCs w:val="20"/>
        </w:rPr>
        <w:t xml:space="preserve">El reporte </w:t>
      </w:r>
      <w:r w:rsidR="00F6414C" w:rsidRPr="0000759B">
        <w:rPr>
          <w:rFonts w:ascii="Segoe UI Light" w:hAnsi="Segoe UI Light" w:cs="Segoe UI Light"/>
          <w:i/>
          <w:iCs/>
          <w:sz w:val="20"/>
          <w:szCs w:val="20"/>
        </w:rPr>
        <w:t>“</w:t>
      </w:r>
      <w:r w:rsidRPr="0000759B">
        <w:rPr>
          <w:rFonts w:ascii="Segoe UI Light" w:hAnsi="Segoe UI Light" w:cs="Segoe UI Light"/>
          <w:i/>
          <w:iCs/>
          <w:sz w:val="20"/>
          <w:szCs w:val="20"/>
        </w:rPr>
        <w:t>Errores-Consistencias-REM.xlsx</w:t>
      </w:r>
      <w:r w:rsidR="00F6414C" w:rsidRPr="0000759B">
        <w:rPr>
          <w:rFonts w:ascii="Segoe UI Light" w:hAnsi="Segoe UI Light" w:cs="Segoe UI Light"/>
          <w:i/>
          <w:iCs/>
          <w:sz w:val="20"/>
          <w:szCs w:val="20"/>
        </w:rPr>
        <w:t>”</w:t>
      </w:r>
      <w:r w:rsidRPr="0000759B">
        <w:rPr>
          <w:rFonts w:ascii="Segoe UI Light" w:hAnsi="Segoe UI Light" w:cs="Segoe UI Light"/>
          <w:sz w:val="20"/>
          <w:szCs w:val="20"/>
        </w:rPr>
        <w:t xml:space="preserve"> contiene el resultado de la validación de las reglas de consistencia</w:t>
      </w:r>
      <w:r w:rsidR="00F6414C" w:rsidRPr="0000759B">
        <w:rPr>
          <w:rFonts w:ascii="Segoe UI Light" w:hAnsi="Segoe UI Light" w:cs="Segoe UI Light"/>
          <w:sz w:val="20"/>
          <w:szCs w:val="20"/>
        </w:rPr>
        <w:t xml:space="preserve"> </w:t>
      </w:r>
      <w:r w:rsidRPr="0000759B">
        <w:rPr>
          <w:rFonts w:ascii="Segoe UI Light" w:hAnsi="Segoe UI Light" w:cs="Segoe UI Light"/>
          <w:sz w:val="20"/>
          <w:szCs w:val="20"/>
        </w:rPr>
        <w:t>aplicadas a los archivos REM procesados.</w:t>
      </w:r>
    </w:p>
    <w:p w14:paraId="7B0B64DC" w14:textId="0A66F117" w:rsidR="00C53486" w:rsidRPr="0000759B" w:rsidRDefault="00C53486" w:rsidP="00C53486">
      <w:pPr>
        <w:jc w:val="both"/>
        <w:rPr>
          <w:rFonts w:ascii="Segoe UI Light" w:hAnsi="Segoe UI Light" w:cs="Segoe UI Light"/>
          <w:sz w:val="20"/>
          <w:szCs w:val="20"/>
        </w:rPr>
      </w:pPr>
      <w:r w:rsidRPr="0000759B">
        <w:rPr>
          <w:rFonts w:ascii="Segoe UI Light" w:hAnsi="Segoe UI Light" w:cs="Segoe UI Light"/>
          <w:sz w:val="20"/>
          <w:szCs w:val="20"/>
        </w:rPr>
        <w:t>Para la ejecución de estas validaciones, el aplicativo considera únicamente la versión más reciente de cada serie REM correspondiente a un mismo establecimiento, mes y año. Las versiones anteriores de una misma serie no son incluidas en la evaluación de las reglas de consistencia.</w:t>
      </w:r>
    </w:p>
    <w:p w14:paraId="0BFA6776" w14:textId="205FDD4E" w:rsidR="00E77FCB" w:rsidRPr="0000759B" w:rsidRDefault="00C53486" w:rsidP="00C53486">
      <w:pPr>
        <w:jc w:val="both"/>
        <w:rPr>
          <w:rFonts w:ascii="Segoe UI Light" w:hAnsi="Segoe UI Light" w:cs="Segoe UI Light"/>
          <w:sz w:val="20"/>
          <w:szCs w:val="20"/>
        </w:rPr>
      </w:pPr>
      <w:r w:rsidRPr="0000759B">
        <w:rPr>
          <w:rFonts w:ascii="Segoe UI Light" w:hAnsi="Segoe UI Light" w:cs="Segoe UI Light"/>
          <w:sz w:val="20"/>
          <w:szCs w:val="20"/>
        </w:rPr>
        <w:t>Por ejemplo, si para un mismo establecimiento y período existen los archivos 111100A01V1.xlsm, 111100A01V2.xlsm y 111100A01V3.xlsm, el aplicativo utilizará únicamente la versión V3 para la evaluación de las reglas de consistencia.</w:t>
      </w:r>
    </w:p>
    <w:p w14:paraId="4ABF3E48" w14:textId="271DE149" w:rsidR="00C2760D" w:rsidRPr="0000759B" w:rsidRDefault="00C2760D" w:rsidP="00F6414C">
      <w:pPr>
        <w:jc w:val="both"/>
        <w:rPr>
          <w:rFonts w:ascii="Segoe UI Light" w:hAnsi="Segoe UI Light" w:cs="Segoe UI Light"/>
          <w:sz w:val="20"/>
          <w:szCs w:val="20"/>
        </w:rPr>
      </w:pPr>
      <w:r w:rsidRPr="0000759B">
        <w:rPr>
          <w:rFonts w:ascii="Segoe UI Light" w:hAnsi="Segoe UI Light" w:cs="Segoe UI Light"/>
          <w:sz w:val="20"/>
          <w:szCs w:val="20"/>
        </w:rPr>
        <w:t xml:space="preserve">Asimismo, solo serán evaluadas las reglas de consistencia de aquellas series REM que no presenten observaciones en la hoja </w:t>
      </w:r>
      <w:r w:rsidRPr="0000759B">
        <w:rPr>
          <w:rFonts w:ascii="Segoe UI Light" w:hAnsi="Segoe UI Light" w:cs="Segoe UI Light"/>
          <w:i/>
          <w:iCs/>
          <w:sz w:val="20"/>
          <w:szCs w:val="20"/>
        </w:rPr>
        <w:t>"3. Error Formato de Celdas"</w:t>
      </w:r>
      <w:r w:rsidRPr="0000759B">
        <w:rPr>
          <w:rFonts w:ascii="Segoe UI Light" w:hAnsi="Segoe UI Light" w:cs="Segoe UI Light"/>
          <w:sz w:val="20"/>
          <w:szCs w:val="20"/>
        </w:rPr>
        <w:t xml:space="preserve"> del reporte </w:t>
      </w:r>
      <w:r w:rsidRPr="0000759B">
        <w:rPr>
          <w:rFonts w:ascii="Segoe UI Light" w:hAnsi="Segoe UI Light" w:cs="Segoe UI Light"/>
          <w:i/>
          <w:iCs/>
          <w:sz w:val="20"/>
          <w:szCs w:val="20"/>
        </w:rPr>
        <w:t>"Resultados-Validación.xlsx".</w:t>
      </w:r>
      <w:r w:rsidRPr="0000759B">
        <w:rPr>
          <w:rFonts w:ascii="Segoe UI Light" w:hAnsi="Segoe UI Light" w:cs="Segoe UI Light"/>
          <w:sz w:val="20"/>
          <w:szCs w:val="20"/>
        </w:rPr>
        <w:t xml:space="preserve"> Si alguna de las series requeridas para la evaluación presenta al menos un error de formato, el aplicativo no ejecutará las reglas de consistencia correspondientes. En estos casos, se generará igualmente la hoja del establecimiento en el reporte </w:t>
      </w:r>
      <w:r w:rsidRPr="0000759B">
        <w:rPr>
          <w:rFonts w:ascii="Segoe UI Light" w:hAnsi="Segoe UI Light" w:cs="Segoe UI Light"/>
          <w:i/>
          <w:iCs/>
          <w:sz w:val="20"/>
          <w:szCs w:val="20"/>
        </w:rPr>
        <w:t>"Errores-Consistencias-REM.xlsx",</w:t>
      </w:r>
      <w:r w:rsidRPr="0000759B">
        <w:rPr>
          <w:rFonts w:ascii="Segoe UI Light" w:hAnsi="Segoe UI Light" w:cs="Segoe UI Light"/>
          <w:sz w:val="20"/>
          <w:szCs w:val="20"/>
        </w:rPr>
        <w:t xml:space="preserve"> la cual contendrá un mensaje informando que la evaluación no fue realizada debido a la existencia de errores de formato en una o más REM.</w:t>
      </w:r>
    </w:p>
    <w:p w14:paraId="28E4D9AE" w14:textId="19787B56" w:rsidR="00E77FCB" w:rsidRPr="0000759B" w:rsidRDefault="00C2760D" w:rsidP="00F6414C">
      <w:pPr>
        <w:jc w:val="both"/>
        <w:rPr>
          <w:rFonts w:ascii="Segoe UI Light" w:hAnsi="Segoe UI Light" w:cs="Segoe UI Light"/>
          <w:sz w:val="20"/>
          <w:szCs w:val="20"/>
        </w:rPr>
      </w:pPr>
      <w:r w:rsidRPr="0000759B">
        <w:rPr>
          <w:rFonts w:ascii="Segoe UI Light" w:hAnsi="Segoe UI Light" w:cs="Segoe UI Light"/>
          <w:sz w:val="20"/>
          <w:szCs w:val="20"/>
        </w:rPr>
        <w:t>A</w:t>
      </w:r>
      <w:r w:rsidR="002F3073" w:rsidRPr="0000759B">
        <w:rPr>
          <w:rFonts w:ascii="Segoe UI Light" w:hAnsi="Segoe UI Light" w:cs="Segoe UI Light"/>
          <w:sz w:val="20"/>
          <w:szCs w:val="20"/>
        </w:rPr>
        <w:t xml:space="preserve"> diferencia del reporte </w:t>
      </w:r>
      <w:r w:rsidR="00F6414C" w:rsidRPr="0000759B">
        <w:rPr>
          <w:rFonts w:ascii="Segoe UI Light" w:hAnsi="Segoe UI Light" w:cs="Segoe UI Light"/>
          <w:i/>
          <w:iCs/>
          <w:sz w:val="20"/>
          <w:szCs w:val="20"/>
        </w:rPr>
        <w:t>“</w:t>
      </w:r>
      <w:r w:rsidR="002F3073" w:rsidRPr="0000759B">
        <w:rPr>
          <w:rFonts w:ascii="Segoe UI Light" w:hAnsi="Segoe UI Light" w:cs="Segoe UI Light"/>
          <w:i/>
          <w:iCs/>
          <w:sz w:val="20"/>
          <w:szCs w:val="20"/>
        </w:rPr>
        <w:t>Resultados-Validación.xlsx</w:t>
      </w:r>
      <w:r w:rsidR="00F6414C" w:rsidRPr="0000759B">
        <w:rPr>
          <w:rFonts w:ascii="Segoe UI Light" w:hAnsi="Segoe UI Light" w:cs="Segoe UI Light"/>
          <w:i/>
          <w:iCs/>
          <w:sz w:val="20"/>
          <w:szCs w:val="20"/>
        </w:rPr>
        <w:t>”</w:t>
      </w:r>
      <w:r w:rsidR="002F3073" w:rsidRPr="0000759B">
        <w:rPr>
          <w:rFonts w:ascii="Segoe UI Light" w:hAnsi="Segoe UI Light" w:cs="Segoe UI Light"/>
          <w:i/>
          <w:iCs/>
          <w:sz w:val="20"/>
          <w:szCs w:val="20"/>
        </w:rPr>
        <w:t>,</w:t>
      </w:r>
      <w:r w:rsidR="002F3073" w:rsidRPr="0000759B">
        <w:rPr>
          <w:rFonts w:ascii="Segoe UI Light" w:hAnsi="Segoe UI Light" w:cs="Segoe UI Light"/>
          <w:sz w:val="20"/>
          <w:szCs w:val="20"/>
        </w:rPr>
        <w:t xml:space="preserve"> este archivo no posee una cantidad fija de hojas. El número de hojas dependerá de la cantidad de establecimientos procesados durante la ejecución del aplicativo.</w:t>
      </w:r>
    </w:p>
    <w:p w14:paraId="730D1055" w14:textId="47315DB1" w:rsidR="002F3073" w:rsidRPr="0000759B" w:rsidRDefault="002F3073" w:rsidP="00F6414C">
      <w:pPr>
        <w:jc w:val="both"/>
        <w:rPr>
          <w:rFonts w:ascii="Segoe UI Light" w:hAnsi="Segoe UI Light" w:cs="Segoe UI Light"/>
          <w:sz w:val="20"/>
          <w:szCs w:val="20"/>
        </w:rPr>
      </w:pPr>
      <w:r w:rsidRPr="0000759B">
        <w:rPr>
          <w:rFonts w:ascii="Segoe UI Light" w:hAnsi="Segoe UI Light" w:cs="Segoe UI Light"/>
          <w:sz w:val="20"/>
          <w:szCs w:val="20"/>
        </w:rPr>
        <w:t xml:space="preserve">Cada hoja corresponde a un establecimiento y su nombre sigue la estructura descrita en la </w:t>
      </w:r>
      <w:r w:rsidR="003C41D6" w:rsidRPr="0000759B">
        <w:rPr>
          <w:rFonts w:ascii="Segoe UI Light" w:hAnsi="Segoe UI Light" w:cs="Segoe UI Light"/>
          <w:i/>
          <w:iCs/>
          <w:sz w:val="20"/>
          <w:szCs w:val="20"/>
        </w:rPr>
        <w:t>“</w:t>
      </w:r>
      <w:r w:rsidRPr="0000759B">
        <w:rPr>
          <w:rFonts w:ascii="Segoe UI Light" w:hAnsi="Segoe UI Light" w:cs="Segoe UI Light"/>
          <w:i/>
          <w:iCs/>
          <w:sz w:val="20"/>
          <w:szCs w:val="20"/>
        </w:rPr>
        <w:t xml:space="preserve">Figura </w:t>
      </w:r>
      <w:r w:rsidR="003C41D6" w:rsidRPr="0000759B">
        <w:rPr>
          <w:rFonts w:ascii="Segoe UI Light" w:hAnsi="Segoe UI Light" w:cs="Segoe UI Light"/>
          <w:i/>
          <w:iCs/>
          <w:sz w:val="20"/>
          <w:szCs w:val="20"/>
        </w:rPr>
        <w:t>9</w:t>
      </w:r>
      <w:r w:rsidRPr="0000759B">
        <w:rPr>
          <w:rFonts w:ascii="Segoe UI Light" w:hAnsi="Segoe UI Light" w:cs="Segoe UI Light"/>
          <w:i/>
          <w:iCs/>
          <w:sz w:val="20"/>
          <w:szCs w:val="20"/>
        </w:rPr>
        <w:t>: Tabla desglose del nombre de hoja</w:t>
      </w:r>
      <w:r w:rsidR="003C41D6" w:rsidRPr="0000759B">
        <w:rPr>
          <w:rFonts w:ascii="Segoe UI Light" w:hAnsi="Segoe UI Light" w:cs="Segoe UI Light"/>
          <w:i/>
          <w:iCs/>
          <w:sz w:val="20"/>
          <w:szCs w:val="20"/>
        </w:rPr>
        <w:t>”</w:t>
      </w:r>
      <w:r w:rsidRPr="0000759B">
        <w:rPr>
          <w:rFonts w:ascii="Segoe UI Light" w:hAnsi="Segoe UI Light" w:cs="Segoe UI Light"/>
          <w:i/>
          <w:iCs/>
          <w:sz w:val="20"/>
          <w:szCs w:val="20"/>
        </w:rPr>
        <w:t>.</w:t>
      </w:r>
    </w:p>
    <w:p w14:paraId="57386F55" w14:textId="77777777" w:rsidR="002F3073" w:rsidRPr="0000759B" w:rsidRDefault="002F3073" w:rsidP="00F6414C">
      <w:pPr>
        <w:jc w:val="both"/>
        <w:rPr>
          <w:rFonts w:ascii="Segoe UI Light" w:hAnsi="Segoe UI Light" w:cs="Segoe UI Light"/>
          <w:sz w:val="20"/>
          <w:szCs w:val="20"/>
        </w:rPr>
      </w:pPr>
      <w:r w:rsidRPr="0000759B">
        <w:rPr>
          <w:rFonts w:ascii="Segoe UI Light" w:hAnsi="Segoe UI Light" w:cs="Segoe UI Light"/>
          <w:sz w:val="20"/>
          <w:szCs w:val="20"/>
        </w:rPr>
        <w:t>Dentro de cada hoja se presentan únicamente las reglas de consistencia evaluadas para dicho establecimiento, indicando aquellas que no cumplen con la condición definida en el archivo de configuración control-consistencias.csv.</w:t>
      </w:r>
    </w:p>
    <w:p w14:paraId="2B1403CB" w14:textId="77777777" w:rsidR="002F3073" w:rsidRPr="0000759B" w:rsidRDefault="002F3073" w:rsidP="00F6414C">
      <w:pPr>
        <w:jc w:val="both"/>
        <w:rPr>
          <w:rFonts w:ascii="Segoe UI Light" w:hAnsi="Segoe UI Light" w:cs="Segoe UI Light"/>
          <w:sz w:val="20"/>
          <w:szCs w:val="20"/>
        </w:rPr>
      </w:pPr>
      <w:r w:rsidRPr="0000759B">
        <w:rPr>
          <w:rFonts w:ascii="Segoe UI Light" w:hAnsi="Segoe UI Light" w:cs="Segoe UI Light"/>
          <w:sz w:val="20"/>
          <w:szCs w:val="20"/>
        </w:rPr>
        <w:t>Cuando una regla presenta una inconsistencia, el reporte identifica la información necesaria para facilitar su revisión, incluyendo la descripción de la regla evaluada, las fórmulas utilizadas, los valores obtenidos, el operador de comparación y el resultado de la validación.</w:t>
      </w:r>
    </w:p>
    <w:p w14:paraId="3C03D84B" w14:textId="67B96961" w:rsidR="002F3073" w:rsidRPr="0000759B" w:rsidRDefault="002F3073" w:rsidP="00F6414C">
      <w:pPr>
        <w:jc w:val="both"/>
        <w:rPr>
          <w:rFonts w:ascii="Segoe UI Light" w:hAnsi="Segoe UI Light" w:cs="Segoe UI Light"/>
          <w:sz w:val="20"/>
          <w:szCs w:val="20"/>
        </w:rPr>
      </w:pPr>
      <w:r w:rsidRPr="0000759B">
        <w:rPr>
          <w:rFonts w:ascii="Segoe UI Light" w:hAnsi="Segoe UI Light" w:cs="Segoe UI Light"/>
          <w:sz w:val="20"/>
          <w:szCs w:val="20"/>
        </w:rPr>
        <w:t>Si un establecimiento no presenta inconsistencias, la hoja correspondiente mostrará el mensaje:</w:t>
      </w:r>
      <w:r w:rsidR="00C61AA2" w:rsidRPr="0000759B">
        <w:rPr>
          <w:rFonts w:ascii="Segoe UI Light" w:hAnsi="Segoe UI Light" w:cs="Segoe UI Light"/>
          <w:sz w:val="20"/>
          <w:szCs w:val="20"/>
        </w:rPr>
        <w:t xml:space="preserve"> “</w:t>
      </w:r>
      <w:r w:rsidRPr="0000759B">
        <w:rPr>
          <w:rFonts w:ascii="Segoe UI Light" w:hAnsi="Segoe UI Light" w:cs="Segoe UI Light"/>
          <w:b/>
          <w:bCs/>
          <w:sz w:val="20"/>
          <w:szCs w:val="20"/>
        </w:rPr>
        <w:t>No se encontraron errores</w:t>
      </w:r>
      <w:r w:rsidR="00C61AA2" w:rsidRPr="0000759B">
        <w:rPr>
          <w:rFonts w:ascii="Segoe UI Light" w:hAnsi="Segoe UI Light" w:cs="Segoe UI Light"/>
          <w:b/>
          <w:bCs/>
          <w:sz w:val="20"/>
          <w:szCs w:val="20"/>
        </w:rPr>
        <w:t>”</w:t>
      </w:r>
      <w:r w:rsidRPr="0000759B">
        <w:rPr>
          <w:rFonts w:ascii="Segoe UI Light" w:hAnsi="Segoe UI Light" w:cs="Segoe UI Light"/>
          <w:b/>
          <w:bCs/>
          <w:sz w:val="20"/>
          <w:szCs w:val="20"/>
        </w:rPr>
        <w:t>.</w:t>
      </w:r>
    </w:p>
    <w:p w14:paraId="5609BD16" w14:textId="7A8D92C1" w:rsidR="002F3073" w:rsidRPr="0000759B" w:rsidRDefault="002F3073" w:rsidP="00F6414C">
      <w:pPr>
        <w:jc w:val="both"/>
        <w:rPr>
          <w:rFonts w:ascii="Segoe UI Light" w:hAnsi="Segoe UI Light" w:cs="Segoe UI Light"/>
          <w:sz w:val="20"/>
          <w:szCs w:val="20"/>
        </w:rPr>
      </w:pPr>
      <w:r w:rsidRPr="0000759B">
        <w:rPr>
          <w:rFonts w:ascii="Segoe UI Light" w:hAnsi="Segoe UI Light" w:cs="Segoe UI Light"/>
          <w:sz w:val="20"/>
          <w:szCs w:val="20"/>
        </w:rPr>
        <w:t xml:space="preserve">En caso de que no existan establecimientos que puedan ser evaluados mediante reglas de consistencia, el reporte contendrá una única hoja denominada </w:t>
      </w:r>
      <w:r w:rsidRPr="0000759B">
        <w:rPr>
          <w:rFonts w:ascii="Segoe UI Light" w:hAnsi="Segoe UI Light" w:cs="Segoe UI Light"/>
          <w:b/>
          <w:bCs/>
          <w:sz w:val="20"/>
          <w:szCs w:val="20"/>
        </w:rPr>
        <w:t>"Sin Establecimientos"</w:t>
      </w:r>
      <w:r w:rsidRPr="0000759B">
        <w:rPr>
          <w:rFonts w:ascii="Segoe UI Light" w:hAnsi="Segoe UI Light" w:cs="Segoe UI Light"/>
          <w:sz w:val="20"/>
          <w:szCs w:val="20"/>
        </w:rPr>
        <w:t>, indicando que no fue posible ejecutar este tipo de validaciones.</w:t>
      </w:r>
    </w:p>
    <w:p w14:paraId="343C7A58" w14:textId="7C08E5AB" w:rsidR="00C61AA2" w:rsidRPr="0000759B" w:rsidRDefault="00B1323D" w:rsidP="00F6414C">
      <w:pPr>
        <w:jc w:val="both"/>
        <w:rPr>
          <w:rFonts w:ascii="Segoe UI Light" w:hAnsi="Segoe UI Light" w:cs="Segoe UI Light"/>
          <w:i/>
          <w:iCs/>
          <w:sz w:val="20"/>
          <w:szCs w:val="20"/>
        </w:rPr>
      </w:pPr>
      <w:r w:rsidRPr="0000759B">
        <w:rPr>
          <w:rFonts w:ascii="Segoe UI Light" w:hAnsi="Segoe UI Light" w:cs="Segoe UI Light"/>
          <w:sz w:val="20"/>
          <w:szCs w:val="20"/>
        </w:rPr>
        <w:t xml:space="preserve">La estructura del reporte se describe en la </w:t>
      </w:r>
      <w:r w:rsidRPr="0000759B">
        <w:rPr>
          <w:rFonts w:ascii="Segoe UI Light" w:hAnsi="Segoe UI Light" w:cs="Segoe UI Light"/>
          <w:i/>
          <w:iCs/>
          <w:sz w:val="20"/>
          <w:szCs w:val="20"/>
        </w:rPr>
        <w:t>“Figura 10: Diccionario reporte Errores-Consistencias-REM.xlsx”</w:t>
      </w:r>
      <w:r w:rsidR="00C53486" w:rsidRPr="0000759B">
        <w:rPr>
          <w:rFonts w:ascii="Segoe UI Light" w:hAnsi="Segoe UI Light" w:cs="Segoe UI Light"/>
          <w:i/>
          <w:iCs/>
          <w:sz w:val="20"/>
          <w:szCs w:val="20"/>
        </w:rPr>
        <w:t>.</w:t>
      </w:r>
    </w:p>
    <w:p w14:paraId="512D27F0" w14:textId="77777777" w:rsidR="00B90FD2" w:rsidRPr="0000759B" w:rsidRDefault="00B90FD2" w:rsidP="00F6414C">
      <w:pPr>
        <w:jc w:val="both"/>
        <w:rPr>
          <w:rFonts w:ascii="Segoe UI Light" w:hAnsi="Segoe UI Light" w:cs="Segoe UI Light"/>
          <w:sz w:val="20"/>
          <w:szCs w:val="20"/>
        </w:rPr>
      </w:pPr>
    </w:p>
    <w:p w14:paraId="6DC49B15" w14:textId="77777777" w:rsidR="00F6414C" w:rsidRPr="00FC1A1B" w:rsidRDefault="00F6414C" w:rsidP="0000759B">
      <w:pPr>
        <w:spacing w:line="21" w:lineRule="atLeast"/>
        <w:jc w:val="center"/>
        <w:rPr>
          <w:sz w:val="20"/>
          <w:szCs w:val="20"/>
        </w:rPr>
      </w:pPr>
      <w:r w:rsidRPr="00FC1A1B">
        <w:rPr>
          <w:noProof/>
          <w:sz w:val="20"/>
          <w:szCs w:val="20"/>
        </w:rPr>
        <w:lastRenderedPageBreak/>
        <w:drawing>
          <wp:inline distT="0" distB="0" distL="0" distR="0" wp14:anchorId="4C9A8C10" wp14:editId="5FFC1548">
            <wp:extent cx="2925952" cy="1073427"/>
            <wp:effectExtent l="0" t="0" r="8255" b="0"/>
            <wp:docPr id="8467578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757819" name=""/>
                    <pic:cNvPicPr/>
                  </pic:nvPicPr>
                  <pic:blipFill>
                    <a:blip r:embed="rId18"/>
                    <a:stretch>
                      <a:fillRect/>
                    </a:stretch>
                  </pic:blipFill>
                  <pic:spPr>
                    <a:xfrm>
                      <a:off x="0" y="0"/>
                      <a:ext cx="2925952" cy="1073427"/>
                    </a:xfrm>
                    <a:prstGeom prst="rect">
                      <a:avLst/>
                    </a:prstGeom>
                  </pic:spPr>
                </pic:pic>
              </a:graphicData>
            </a:graphic>
          </wp:inline>
        </w:drawing>
      </w:r>
    </w:p>
    <w:p w14:paraId="6F85741E" w14:textId="71B4323B" w:rsidR="00F6414C" w:rsidRPr="0000759B" w:rsidRDefault="00F6414C" w:rsidP="0000759B">
      <w:pPr>
        <w:spacing w:line="21" w:lineRule="atLeast"/>
        <w:jc w:val="center"/>
        <w:rPr>
          <w:rFonts w:ascii="Segoe UI Light" w:hAnsi="Segoe UI Light" w:cs="Segoe UI Light"/>
          <w:sz w:val="24"/>
          <w:szCs w:val="24"/>
          <w:vertAlign w:val="superscript"/>
        </w:rPr>
      </w:pPr>
      <w:r w:rsidRPr="0000759B">
        <w:rPr>
          <w:rFonts w:ascii="Segoe UI Light" w:hAnsi="Segoe UI Light" w:cs="Segoe UI Light"/>
          <w:sz w:val="24"/>
          <w:szCs w:val="24"/>
          <w:vertAlign w:val="superscript"/>
        </w:rPr>
        <w:t xml:space="preserve">Figura </w:t>
      </w:r>
      <w:r w:rsidR="00B1323D" w:rsidRPr="0000759B">
        <w:rPr>
          <w:rFonts w:ascii="Segoe UI Light" w:hAnsi="Segoe UI Light" w:cs="Segoe UI Light"/>
          <w:sz w:val="24"/>
          <w:szCs w:val="24"/>
          <w:vertAlign w:val="superscript"/>
        </w:rPr>
        <w:t>9</w:t>
      </w:r>
      <w:r w:rsidRPr="0000759B">
        <w:rPr>
          <w:rFonts w:ascii="Segoe UI Light" w:hAnsi="Segoe UI Light" w:cs="Segoe UI Light"/>
          <w:sz w:val="24"/>
          <w:szCs w:val="24"/>
          <w:vertAlign w:val="superscript"/>
        </w:rPr>
        <w:t>: Tabla desglose del nombre de hoja</w:t>
      </w:r>
      <w:r w:rsidR="00B1323D" w:rsidRPr="0000759B">
        <w:rPr>
          <w:rFonts w:ascii="Segoe UI Light" w:hAnsi="Segoe UI Light" w:cs="Segoe UI Light"/>
          <w:sz w:val="24"/>
          <w:szCs w:val="24"/>
          <w:vertAlign w:val="superscript"/>
        </w:rPr>
        <w:t>.</w:t>
      </w:r>
    </w:p>
    <w:p w14:paraId="66DD60E7" w14:textId="77777777" w:rsidR="00B90FD2" w:rsidRPr="00FC1A1B" w:rsidRDefault="00B90FD2" w:rsidP="00F6414C">
      <w:pPr>
        <w:spacing w:line="168" w:lineRule="auto"/>
        <w:jc w:val="center"/>
        <w:rPr>
          <w:sz w:val="20"/>
          <w:szCs w:val="20"/>
        </w:rPr>
      </w:pPr>
    </w:p>
    <w:p w14:paraId="5C382E56" w14:textId="77777777" w:rsidR="00B90FD2" w:rsidRPr="00FC1A1B" w:rsidRDefault="00B90FD2" w:rsidP="00F6414C">
      <w:pPr>
        <w:spacing w:line="168" w:lineRule="auto"/>
        <w:jc w:val="center"/>
        <w:rPr>
          <w:sz w:val="20"/>
          <w:szCs w:val="20"/>
        </w:rPr>
      </w:pPr>
    </w:p>
    <w:p w14:paraId="6D3FCDE3" w14:textId="02659F1F" w:rsidR="00A92AA2" w:rsidRPr="00FC1A1B" w:rsidRDefault="00A92AA2" w:rsidP="0000759B">
      <w:pPr>
        <w:spacing w:line="21" w:lineRule="atLeast"/>
        <w:jc w:val="center"/>
        <w:rPr>
          <w:sz w:val="20"/>
          <w:szCs w:val="20"/>
        </w:rPr>
      </w:pPr>
      <w:r w:rsidRPr="00FC1A1B">
        <w:rPr>
          <w:noProof/>
          <w:sz w:val="20"/>
          <w:szCs w:val="20"/>
        </w:rPr>
        <w:drawing>
          <wp:inline distT="0" distB="0" distL="0" distR="0" wp14:anchorId="0F960F87" wp14:editId="3A90037A">
            <wp:extent cx="5612130" cy="2141855"/>
            <wp:effectExtent l="0" t="0" r="7620" b="0"/>
            <wp:docPr id="18892852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285272" name=""/>
                    <pic:cNvPicPr/>
                  </pic:nvPicPr>
                  <pic:blipFill>
                    <a:blip r:embed="rId19"/>
                    <a:stretch>
                      <a:fillRect/>
                    </a:stretch>
                  </pic:blipFill>
                  <pic:spPr>
                    <a:xfrm>
                      <a:off x="0" y="0"/>
                      <a:ext cx="5612130" cy="2141855"/>
                    </a:xfrm>
                    <a:prstGeom prst="rect">
                      <a:avLst/>
                    </a:prstGeom>
                  </pic:spPr>
                </pic:pic>
              </a:graphicData>
            </a:graphic>
          </wp:inline>
        </w:drawing>
      </w:r>
    </w:p>
    <w:p w14:paraId="694ED985" w14:textId="4C556781" w:rsidR="00A92AA2" w:rsidRPr="0000759B" w:rsidRDefault="00A92AA2" w:rsidP="0000759B">
      <w:pPr>
        <w:spacing w:line="21" w:lineRule="atLeast"/>
        <w:jc w:val="center"/>
        <w:rPr>
          <w:rFonts w:ascii="Segoe UI Light" w:hAnsi="Segoe UI Light" w:cs="Segoe UI Light"/>
          <w:sz w:val="24"/>
          <w:szCs w:val="24"/>
          <w:vertAlign w:val="superscript"/>
        </w:rPr>
      </w:pPr>
      <w:r w:rsidRPr="0000759B">
        <w:rPr>
          <w:rFonts w:ascii="Segoe UI Light" w:hAnsi="Segoe UI Light" w:cs="Segoe UI Light"/>
          <w:sz w:val="24"/>
          <w:szCs w:val="24"/>
          <w:vertAlign w:val="superscript"/>
        </w:rPr>
        <w:t xml:space="preserve">Figura </w:t>
      </w:r>
      <w:r w:rsidR="00B1323D" w:rsidRPr="0000759B">
        <w:rPr>
          <w:rFonts w:ascii="Segoe UI Light" w:hAnsi="Segoe UI Light" w:cs="Segoe UI Light"/>
          <w:sz w:val="24"/>
          <w:szCs w:val="24"/>
          <w:vertAlign w:val="superscript"/>
        </w:rPr>
        <w:t>10</w:t>
      </w:r>
      <w:r w:rsidRPr="0000759B">
        <w:rPr>
          <w:rFonts w:ascii="Segoe UI Light" w:hAnsi="Segoe UI Light" w:cs="Segoe UI Light"/>
          <w:sz w:val="24"/>
          <w:szCs w:val="24"/>
          <w:vertAlign w:val="superscript"/>
        </w:rPr>
        <w:t>: Diccionario reporte Errores-Consistencias-REM.xlsx</w:t>
      </w:r>
    </w:p>
    <w:p w14:paraId="2033E867" w14:textId="77777777" w:rsidR="00341A45" w:rsidRPr="00FC1A1B" w:rsidRDefault="00341A45" w:rsidP="00A92AA2">
      <w:pPr>
        <w:spacing w:line="21" w:lineRule="atLeast"/>
        <w:rPr>
          <w:ins w:id="35" w:author="Karina Stapfer Jara" w:date="2025-11-11T14:46:00Z" w16du:dateUtc="2025-11-11T17:46:00Z"/>
          <w:b/>
          <w:bCs/>
          <w:sz w:val="20"/>
          <w:szCs w:val="20"/>
        </w:rPr>
      </w:pPr>
    </w:p>
    <w:p w14:paraId="026788A5" w14:textId="45BABAC0" w:rsidR="00341A45" w:rsidRPr="0000759B" w:rsidRDefault="00341A45" w:rsidP="0089445B">
      <w:pPr>
        <w:pStyle w:val="Titulo"/>
      </w:pPr>
      <w:bookmarkStart w:id="36" w:name="_Toc213764895"/>
      <w:bookmarkStart w:id="37" w:name="_Toc234403686"/>
      <w:bookmarkStart w:id="38" w:name="_Toc234422433"/>
      <w:ins w:id="39" w:author="Karina Stapfer Jara" w:date="2025-11-11T14:46:00Z" w16du:dateUtc="2025-11-11T17:46:00Z">
        <w:r w:rsidRPr="0000759B">
          <w:t>EJECUCIÓN DEL APLICATIVO DE VALIDA</w:t>
        </w:r>
      </w:ins>
      <w:r w:rsidR="00CC0B00" w:rsidRPr="0000759B">
        <w:t>DOR CONSISTENCIAS</w:t>
      </w:r>
      <w:ins w:id="40" w:author="Karina Stapfer Jara" w:date="2025-11-11T14:46:00Z" w16du:dateUtc="2025-11-11T17:46:00Z">
        <w:r w:rsidRPr="0000759B">
          <w:t xml:space="preserve"> REM: Directorios y archivos de salida de configuración.</w:t>
        </w:r>
      </w:ins>
      <w:bookmarkEnd w:id="36"/>
      <w:bookmarkEnd w:id="37"/>
      <w:bookmarkEnd w:id="38"/>
      <w:r w:rsidR="004979D9" w:rsidRPr="0000759B">
        <w:t xml:space="preserve"> </w:t>
      </w:r>
    </w:p>
    <w:p w14:paraId="4BB668C6" w14:textId="61FF0FAC" w:rsidR="00412769" w:rsidRPr="0000759B" w:rsidRDefault="00341A45" w:rsidP="00412769">
      <w:pPr>
        <w:rPr>
          <w:rFonts w:ascii="Segoe UI Light" w:hAnsi="Segoe UI Light" w:cs="Segoe UI Light"/>
          <w:sz w:val="20"/>
          <w:szCs w:val="20"/>
        </w:rPr>
      </w:pPr>
      <w:r w:rsidRPr="0000759B">
        <w:rPr>
          <w:rFonts w:ascii="Segoe UI Light" w:hAnsi="Segoe UI Light" w:cs="Segoe UI Light"/>
          <w:sz w:val="20"/>
          <w:szCs w:val="20"/>
        </w:rPr>
        <w:t>Durante la ejecución, el aplicativo genera en el directorio “</w:t>
      </w:r>
      <w:r w:rsidRPr="0000759B">
        <w:rPr>
          <w:rFonts w:ascii="Segoe UI Light" w:hAnsi="Segoe UI Light" w:cs="Segoe UI Light"/>
          <w:i/>
          <w:iCs/>
          <w:sz w:val="20"/>
          <w:szCs w:val="20"/>
        </w:rPr>
        <w:t>control”</w:t>
      </w:r>
      <w:r w:rsidRPr="0000759B">
        <w:rPr>
          <w:rFonts w:ascii="Segoe UI Light" w:hAnsi="Segoe UI Light" w:cs="Segoe UI Light"/>
          <w:sz w:val="20"/>
          <w:szCs w:val="20"/>
        </w:rPr>
        <w:t xml:space="preserve"> un archivo llamado </w:t>
      </w:r>
      <w:r w:rsidRPr="0000759B">
        <w:rPr>
          <w:rFonts w:ascii="Segoe UI Light" w:hAnsi="Segoe UI Light" w:cs="Segoe UI Light"/>
          <w:i/>
          <w:iCs/>
          <w:sz w:val="20"/>
          <w:szCs w:val="20"/>
        </w:rPr>
        <w:t>“</w:t>
      </w:r>
      <w:r w:rsidR="00EA02E0" w:rsidRPr="0000759B">
        <w:rPr>
          <w:rFonts w:ascii="Segoe UI Light" w:hAnsi="Segoe UI Light" w:cs="Segoe UI Light"/>
          <w:i/>
          <w:iCs/>
          <w:sz w:val="20"/>
          <w:szCs w:val="20"/>
        </w:rPr>
        <w:t>validador_consistencias.log</w:t>
      </w:r>
      <w:r w:rsidRPr="0000759B">
        <w:rPr>
          <w:rFonts w:ascii="Segoe UI Light" w:hAnsi="Segoe UI Light" w:cs="Segoe UI Light"/>
          <w:i/>
          <w:iCs/>
          <w:sz w:val="20"/>
          <w:szCs w:val="20"/>
        </w:rPr>
        <w:t>”,</w:t>
      </w:r>
      <w:r w:rsidRPr="0000759B">
        <w:rPr>
          <w:rFonts w:ascii="Segoe UI Light" w:hAnsi="Segoe UI Light" w:cs="Segoe UI Light"/>
          <w:sz w:val="20"/>
          <w:szCs w:val="20"/>
        </w:rPr>
        <w:t xml:space="preserve"> donde se registran todos los errores, en caso de existir y mensajes informativos relacionados con los procesos y tareas ejecutadas. Este archivo funciona como una bitácora que permite hacer seguimiento y auditoría de la ejecución.</w:t>
      </w:r>
    </w:p>
    <w:p w14:paraId="44C52C71" w14:textId="3713B26B" w:rsidR="00341A45" w:rsidRPr="0000759B" w:rsidRDefault="00EA02E0" w:rsidP="006E4DAD">
      <w:pPr>
        <w:rPr>
          <w:rFonts w:ascii="Segoe UI Light" w:hAnsi="Segoe UI Light" w:cs="Segoe UI Light"/>
          <w:sz w:val="20"/>
          <w:szCs w:val="20"/>
        </w:rPr>
      </w:pPr>
      <w:r w:rsidRPr="0000759B">
        <w:rPr>
          <w:rFonts w:ascii="Segoe UI Light" w:hAnsi="Segoe UI Light" w:cs="Segoe UI Light"/>
          <w:sz w:val="20"/>
          <w:szCs w:val="20"/>
        </w:rPr>
        <w:t xml:space="preserve">Véase la </w:t>
      </w:r>
      <w:r w:rsidRPr="0000759B">
        <w:rPr>
          <w:rFonts w:ascii="Segoe UI Light" w:hAnsi="Segoe UI Light" w:cs="Segoe UI Light"/>
          <w:i/>
          <w:iCs/>
          <w:sz w:val="20"/>
          <w:szCs w:val="20"/>
        </w:rPr>
        <w:t xml:space="preserve">“Figura 11: Directorio de configuración - validador_consistencias.log” </w:t>
      </w:r>
      <w:r w:rsidRPr="0000759B">
        <w:rPr>
          <w:rFonts w:ascii="Segoe UI Light" w:hAnsi="Segoe UI Light" w:cs="Segoe UI Light"/>
          <w:sz w:val="20"/>
          <w:szCs w:val="20"/>
        </w:rPr>
        <w:t xml:space="preserve">para revisar la estructura del directorio y </w:t>
      </w:r>
      <w:r w:rsidR="00341A45" w:rsidRPr="0000759B">
        <w:rPr>
          <w:rFonts w:ascii="Segoe UI Light" w:hAnsi="Segoe UI Light" w:cs="Segoe UI Light"/>
          <w:sz w:val="20"/>
          <w:szCs w:val="20"/>
        </w:rPr>
        <w:t>“</w:t>
      </w:r>
      <w:r w:rsidR="00341A45" w:rsidRPr="0000759B">
        <w:rPr>
          <w:rFonts w:ascii="Segoe UI Light" w:hAnsi="Segoe UI Light" w:cs="Segoe UI Light"/>
          <w:i/>
          <w:iCs/>
          <w:sz w:val="20"/>
          <w:szCs w:val="20"/>
        </w:rPr>
        <w:t xml:space="preserve">Figura </w:t>
      </w:r>
      <w:r w:rsidRPr="0000759B">
        <w:rPr>
          <w:rFonts w:ascii="Segoe UI Light" w:hAnsi="Segoe UI Light" w:cs="Segoe UI Light"/>
          <w:i/>
          <w:iCs/>
          <w:sz w:val="20"/>
          <w:szCs w:val="20"/>
        </w:rPr>
        <w:t>12</w:t>
      </w:r>
      <w:r w:rsidR="0066084D" w:rsidRPr="0000759B">
        <w:rPr>
          <w:rFonts w:ascii="Segoe UI Light" w:hAnsi="Segoe UI Light" w:cs="Segoe UI Light"/>
          <w:i/>
          <w:iCs/>
          <w:sz w:val="20"/>
          <w:szCs w:val="20"/>
        </w:rPr>
        <w:t>: Archivo de configuración validador_consistencias.log</w:t>
      </w:r>
      <w:r w:rsidR="00341A45" w:rsidRPr="0000759B">
        <w:rPr>
          <w:rFonts w:ascii="Segoe UI Light" w:hAnsi="Segoe UI Light" w:cs="Segoe UI Light"/>
          <w:i/>
          <w:iCs/>
          <w:sz w:val="20"/>
          <w:szCs w:val="20"/>
        </w:rPr>
        <w:t>”</w:t>
      </w:r>
      <w:r w:rsidR="00341A45" w:rsidRPr="0000759B">
        <w:rPr>
          <w:rFonts w:ascii="Segoe UI Light" w:hAnsi="Segoe UI Light" w:cs="Segoe UI Light"/>
          <w:sz w:val="20"/>
          <w:szCs w:val="20"/>
        </w:rPr>
        <w:t xml:space="preserve"> para una referencia visual.</w:t>
      </w:r>
    </w:p>
    <w:p w14:paraId="5B46D54C" w14:textId="77777777" w:rsidR="00341A45" w:rsidRPr="0000759B" w:rsidRDefault="00341A45" w:rsidP="006E4DAD">
      <w:pPr>
        <w:spacing w:after="160" w:line="278" w:lineRule="auto"/>
        <w:jc w:val="both"/>
        <w:rPr>
          <w:rFonts w:ascii="Segoe UI Light" w:hAnsi="Segoe UI Light" w:cs="Segoe UI Light"/>
          <w:sz w:val="20"/>
          <w:szCs w:val="20"/>
        </w:rPr>
      </w:pPr>
      <w:r w:rsidRPr="0000759B">
        <w:rPr>
          <w:rFonts w:ascii="Segoe UI Light" w:hAnsi="Segoe UI Light" w:cs="Segoe UI Light"/>
          <w:sz w:val="20"/>
          <w:szCs w:val="20"/>
        </w:rPr>
        <w:t xml:space="preserve">Asimismo, el aplicativo crea un nuevo directorio llamado </w:t>
      </w:r>
      <w:r w:rsidRPr="0000759B">
        <w:rPr>
          <w:rFonts w:ascii="Segoe UI Light" w:hAnsi="Segoe UI Light" w:cs="Segoe UI Light"/>
          <w:i/>
          <w:iCs/>
          <w:sz w:val="20"/>
          <w:szCs w:val="20"/>
        </w:rPr>
        <w:t>“</w:t>
      </w:r>
      <w:r w:rsidRPr="0000759B">
        <w:rPr>
          <w:rFonts w:ascii="Segoe UI Light" w:hAnsi="Segoe UI Light" w:cs="Segoe UI Light"/>
          <w:b/>
          <w:bCs/>
          <w:i/>
          <w:iCs/>
          <w:sz w:val="20"/>
          <w:szCs w:val="20"/>
        </w:rPr>
        <w:t>historia”</w:t>
      </w:r>
      <w:r w:rsidRPr="0000759B">
        <w:rPr>
          <w:rFonts w:ascii="Segoe UI Light" w:hAnsi="Segoe UI Light" w:cs="Segoe UI Light"/>
          <w:sz w:val="20"/>
          <w:szCs w:val="20"/>
        </w:rPr>
        <w:t>, si es que no existe previamente. En este directorio se depositan, por cada ejecución</w:t>
      </w:r>
      <w:ins w:id="41" w:author="Karina Stapfer Jara" w:date="2025-11-11T14:47:00Z" w16du:dateUtc="2025-11-11T17:47:00Z">
        <w:r w:rsidRPr="0000759B">
          <w:rPr>
            <w:rFonts w:ascii="Segoe UI Light" w:hAnsi="Segoe UI Light" w:cs="Segoe UI Light"/>
            <w:sz w:val="20"/>
            <w:szCs w:val="20"/>
          </w:rPr>
          <w:t xml:space="preserve"> del aplicativo</w:t>
        </w:r>
      </w:ins>
      <w:r w:rsidRPr="0000759B">
        <w:rPr>
          <w:rFonts w:ascii="Segoe UI Light" w:hAnsi="Segoe UI Light" w:cs="Segoe UI Light"/>
          <w:sz w:val="20"/>
          <w:szCs w:val="20"/>
        </w:rPr>
        <w:t>, los siguientes elementos:</w:t>
      </w:r>
    </w:p>
    <w:p w14:paraId="4771B42D" w14:textId="77777777" w:rsidR="00341A45" w:rsidRPr="0000759B" w:rsidRDefault="00341A45" w:rsidP="006E4DAD">
      <w:pPr>
        <w:pStyle w:val="Prrafodelista"/>
        <w:numPr>
          <w:ilvl w:val="0"/>
          <w:numId w:val="11"/>
        </w:numPr>
        <w:spacing w:after="160" w:line="278" w:lineRule="auto"/>
        <w:jc w:val="both"/>
        <w:rPr>
          <w:rFonts w:ascii="Segoe UI Light" w:hAnsi="Segoe UI Light" w:cs="Segoe UI Light"/>
          <w:sz w:val="20"/>
          <w:szCs w:val="20"/>
        </w:rPr>
      </w:pPr>
      <w:r w:rsidRPr="0000759B">
        <w:rPr>
          <w:rFonts w:ascii="Segoe UI Light" w:hAnsi="Segoe UI Light" w:cs="Segoe UI Light"/>
          <w:sz w:val="20"/>
          <w:szCs w:val="20"/>
        </w:rPr>
        <w:t xml:space="preserve">El directorio completo </w:t>
      </w:r>
      <w:r w:rsidRPr="0000759B">
        <w:rPr>
          <w:rFonts w:ascii="Segoe UI Light" w:hAnsi="Segoe UI Light" w:cs="Segoe UI Light"/>
          <w:i/>
          <w:iCs/>
          <w:sz w:val="20"/>
          <w:szCs w:val="20"/>
        </w:rPr>
        <w:t>“</w:t>
      </w:r>
      <w:r w:rsidRPr="0000759B">
        <w:rPr>
          <w:rFonts w:ascii="Segoe UI Light" w:hAnsi="Segoe UI Light" w:cs="Segoe UI Light"/>
          <w:b/>
          <w:bCs/>
          <w:i/>
          <w:iCs/>
          <w:sz w:val="20"/>
          <w:szCs w:val="20"/>
        </w:rPr>
        <w:t>control”</w:t>
      </w:r>
      <w:r w:rsidRPr="0000759B">
        <w:rPr>
          <w:rFonts w:ascii="Segoe UI Light" w:hAnsi="Segoe UI Light" w:cs="Segoe UI Light"/>
          <w:sz w:val="20"/>
          <w:szCs w:val="20"/>
        </w:rPr>
        <w:t>, con todo su contenido actual.</w:t>
      </w:r>
    </w:p>
    <w:p w14:paraId="701A0DF1" w14:textId="77777777" w:rsidR="00341A45" w:rsidRPr="0000759B" w:rsidRDefault="00341A45" w:rsidP="006E4DAD">
      <w:pPr>
        <w:pStyle w:val="Prrafodelista"/>
        <w:numPr>
          <w:ilvl w:val="0"/>
          <w:numId w:val="11"/>
        </w:numPr>
        <w:spacing w:after="160" w:line="278" w:lineRule="auto"/>
        <w:jc w:val="both"/>
        <w:rPr>
          <w:rFonts w:ascii="Segoe UI Light" w:hAnsi="Segoe UI Light" w:cs="Segoe UI Light"/>
          <w:sz w:val="20"/>
          <w:szCs w:val="20"/>
        </w:rPr>
      </w:pPr>
      <w:r w:rsidRPr="0000759B">
        <w:rPr>
          <w:rFonts w:ascii="Segoe UI Light" w:hAnsi="Segoe UI Light" w:cs="Segoe UI Light"/>
          <w:sz w:val="20"/>
          <w:szCs w:val="20"/>
        </w:rPr>
        <w:t>El directorio completo “</w:t>
      </w:r>
      <w:r w:rsidRPr="0000759B">
        <w:rPr>
          <w:rFonts w:ascii="Segoe UI Light" w:hAnsi="Segoe UI Light" w:cs="Segoe UI Light"/>
          <w:b/>
          <w:bCs/>
          <w:i/>
          <w:iCs/>
          <w:sz w:val="20"/>
          <w:szCs w:val="20"/>
        </w:rPr>
        <w:t>resultados”</w:t>
      </w:r>
      <w:r w:rsidRPr="0000759B">
        <w:rPr>
          <w:rFonts w:ascii="Segoe UI Light" w:hAnsi="Segoe UI Light" w:cs="Segoe UI Light"/>
          <w:sz w:val="20"/>
          <w:szCs w:val="20"/>
        </w:rPr>
        <w:t>, con todos los archivos generados en la ejecución.</w:t>
      </w:r>
    </w:p>
    <w:p w14:paraId="3295D076" w14:textId="51A63B3C" w:rsidR="00341A45" w:rsidRPr="0000759B" w:rsidRDefault="00341A45" w:rsidP="006E4DAD">
      <w:pPr>
        <w:jc w:val="both"/>
        <w:rPr>
          <w:rFonts w:ascii="Segoe UI Light" w:hAnsi="Segoe UI Light" w:cs="Segoe UI Light"/>
          <w:sz w:val="20"/>
          <w:szCs w:val="20"/>
        </w:rPr>
      </w:pPr>
      <w:r w:rsidRPr="0000759B">
        <w:rPr>
          <w:rFonts w:ascii="Segoe UI Light" w:hAnsi="Segoe UI Light" w:cs="Segoe UI Light"/>
          <w:sz w:val="20"/>
          <w:szCs w:val="20"/>
        </w:rPr>
        <w:lastRenderedPageBreak/>
        <w:t>Ambos directorios se comprimen en un archivo .zip, cuyo nombre corresponde a la fecha y hora de procesamiento, siguiendo el formato: “yyyymmdd_hhmmss.zip”.</w:t>
      </w:r>
      <w:r w:rsidRPr="0000759B">
        <w:rPr>
          <w:rFonts w:ascii="Segoe UI Light" w:hAnsi="Segoe UI Light" w:cs="Segoe UI Light"/>
          <w:sz w:val="20"/>
          <w:szCs w:val="20"/>
        </w:rPr>
        <w:br/>
        <w:t xml:space="preserve">La estructura generada se muestra en la </w:t>
      </w:r>
      <w:r w:rsidRPr="0000759B">
        <w:rPr>
          <w:rFonts w:ascii="Segoe UI Light" w:hAnsi="Segoe UI Light" w:cs="Segoe UI Light"/>
          <w:i/>
          <w:iCs/>
          <w:sz w:val="20"/>
          <w:szCs w:val="20"/>
        </w:rPr>
        <w:t>“Figura 1</w:t>
      </w:r>
      <w:r w:rsidR="0066084D" w:rsidRPr="0000759B">
        <w:rPr>
          <w:rFonts w:ascii="Segoe UI Light" w:hAnsi="Segoe UI Light" w:cs="Segoe UI Light"/>
          <w:i/>
          <w:iCs/>
          <w:sz w:val="20"/>
          <w:szCs w:val="20"/>
        </w:rPr>
        <w:t>3</w:t>
      </w:r>
      <w:r w:rsidRPr="0000759B">
        <w:rPr>
          <w:rFonts w:ascii="Segoe UI Light" w:hAnsi="Segoe UI Light" w:cs="Segoe UI Light"/>
          <w:i/>
          <w:iCs/>
          <w:sz w:val="20"/>
          <w:szCs w:val="20"/>
        </w:rPr>
        <w:t>: Directorio de configuración – historia.”</w:t>
      </w:r>
    </w:p>
    <w:p w14:paraId="386B06B9" w14:textId="77777777" w:rsidR="00341A45" w:rsidRPr="00FC1A1B" w:rsidRDefault="00341A45" w:rsidP="00341A45">
      <w:pPr>
        <w:rPr>
          <w:i/>
          <w:iCs/>
          <w:sz w:val="20"/>
          <w:szCs w:val="20"/>
        </w:rPr>
      </w:pPr>
    </w:p>
    <w:p w14:paraId="5D35EE8B" w14:textId="77777777" w:rsidR="00341A45" w:rsidRPr="00FC1A1B" w:rsidRDefault="00341A45" w:rsidP="00341A45">
      <w:pPr>
        <w:rPr>
          <w:sz w:val="20"/>
          <w:szCs w:val="20"/>
        </w:rPr>
      </w:pPr>
    </w:p>
    <w:p w14:paraId="790D44C7" w14:textId="77777777" w:rsidR="00341A45" w:rsidRPr="00FC1A1B" w:rsidRDefault="00341A45" w:rsidP="00341A45">
      <w:pPr>
        <w:rPr>
          <w:sz w:val="20"/>
          <w:szCs w:val="20"/>
        </w:rPr>
      </w:pPr>
    </w:p>
    <w:p w14:paraId="0D1470EB" w14:textId="46FB8B60" w:rsidR="00341A45" w:rsidRPr="00FC1A1B" w:rsidRDefault="007C18C0" w:rsidP="00341A45">
      <w:pPr>
        <w:jc w:val="center"/>
        <w:rPr>
          <w:sz w:val="20"/>
          <w:szCs w:val="20"/>
        </w:rPr>
      </w:pPr>
      <w:r w:rsidRPr="00FC1A1B">
        <w:rPr>
          <w:noProof/>
          <w:sz w:val="20"/>
          <w:szCs w:val="20"/>
        </w:rPr>
        <w:drawing>
          <wp:inline distT="0" distB="0" distL="0" distR="0" wp14:anchorId="3B1ECA67" wp14:editId="4F77146C">
            <wp:extent cx="2876951" cy="4667901"/>
            <wp:effectExtent l="19050" t="19050" r="19050" b="18415"/>
            <wp:docPr id="998090051"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090051" name="Imagen 998090051"/>
                    <pic:cNvPicPr/>
                  </pic:nvPicPr>
                  <pic:blipFill>
                    <a:blip r:embed="rId20">
                      <a:extLst>
                        <a:ext uri="{28A0092B-C50C-407E-A947-70E740481C1C}">
                          <a14:useLocalDpi xmlns:a14="http://schemas.microsoft.com/office/drawing/2010/main" val="0"/>
                        </a:ext>
                      </a:extLst>
                    </a:blip>
                    <a:stretch>
                      <a:fillRect/>
                    </a:stretch>
                  </pic:blipFill>
                  <pic:spPr>
                    <a:xfrm>
                      <a:off x="0" y="0"/>
                      <a:ext cx="2876951" cy="4667901"/>
                    </a:xfrm>
                    <a:prstGeom prst="rect">
                      <a:avLst/>
                    </a:prstGeom>
                    <a:ln w="6350">
                      <a:solidFill>
                        <a:schemeClr val="tx1"/>
                      </a:solidFill>
                    </a:ln>
                  </pic:spPr>
                </pic:pic>
              </a:graphicData>
            </a:graphic>
          </wp:inline>
        </w:drawing>
      </w:r>
    </w:p>
    <w:p w14:paraId="643CAD21" w14:textId="0296A959" w:rsidR="00341A45" w:rsidRPr="0000759B" w:rsidRDefault="00341A45" w:rsidP="00341A45">
      <w:pPr>
        <w:jc w:val="center"/>
        <w:rPr>
          <w:rFonts w:ascii="Segoe UI Light" w:hAnsi="Segoe UI Light" w:cs="Segoe UI Light"/>
          <w:sz w:val="24"/>
          <w:szCs w:val="24"/>
          <w:vertAlign w:val="superscript"/>
        </w:rPr>
      </w:pPr>
      <w:r w:rsidRPr="0000759B">
        <w:rPr>
          <w:rFonts w:ascii="Segoe UI Light" w:hAnsi="Segoe UI Light" w:cs="Segoe UI Light"/>
          <w:sz w:val="24"/>
          <w:szCs w:val="24"/>
          <w:vertAlign w:val="superscript"/>
        </w:rPr>
        <w:t xml:space="preserve">Figura </w:t>
      </w:r>
      <w:r w:rsidR="00F57E6F" w:rsidRPr="0000759B">
        <w:rPr>
          <w:rFonts w:ascii="Segoe UI Light" w:hAnsi="Segoe UI Light" w:cs="Segoe UI Light"/>
          <w:sz w:val="24"/>
          <w:szCs w:val="24"/>
          <w:vertAlign w:val="superscript"/>
        </w:rPr>
        <w:t>1</w:t>
      </w:r>
      <w:r w:rsidR="0066084D" w:rsidRPr="0000759B">
        <w:rPr>
          <w:rFonts w:ascii="Segoe UI Light" w:hAnsi="Segoe UI Light" w:cs="Segoe UI Light"/>
          <w:sz w:val="24"/>
          <w:szCs w:val="24"/>
          <w:vertAlign w:val="superscript"/>
        </w:rPr>
        <w:t>1</w:t>
      </w:r>
      <w:r w:rsidRPr="0000759B">
        <w:rPr>
          <w:rFonts w:ascii="Segoe UI Light" w:hAnsi="Segoe UI Light" w:cs="Segoe UI Light"/>
          <w:sz w:val="24"/>
          <w:szCs w:val="24"/>
          <w:vertAlign w:val="superscript"/>
        </w:rPr>
        <w:t xml:space="preserve">: Directorio de configuración </w:t>
      </w:r>
      <w:r w:rsidR="0066084D" w:rsidRPr="0000759B">
        <w:rPr>
          <w:rFonts w:ascii="Segoe UI Light" w:hAnsi="Segoe UI Light" w:cs="Segoe UI Light"/>
          <w:sz w:val="24"/>
          <w:szCs w:val="24"/>
          <w:vertAlign w:val="superscript"/>
        </w:rPr>
        <w:t>validador_consistencias</w:t>
      </w:r>
      <w:r w:rsidRPr="0000759B">
        <w:rPr>
          <w:rFonts w:ascii="Segoe UI Light" w:hAnsi="Segoe UI Light" w:cs="Segoe UI Light"/>
          <w:sz w:val="24"/>
          <w:szCs w:val="24"/>
          <w:vertAlign w:val="superscript"/>
        </w:rPr>
        <w:t>.log</w:t>
      </w:r>
    </w:p>
    <w:p w14:paraId="59DE1B66" w14:textId="77777777" w:rsidR="0066084D" w:rsidRPr="00FC1A1B" w:rsidRDefault="0066084D" w:rsidP="0066084D">
      <w:pPr>
        <w:rPr>
          <w:sz w:val="20"/>
          <w:szCs w:val="20"/>
        </w:rPr>
      </w:pPr>
      <w:r w:rsidRPr="00FC1A1B">
        <w:rPr>
          <w:i/>
          <w:iCs/>
          <w:noProof/>
          <w:sz w:val="20"/>
          <w:szCs w:val="20"/>
          <w:vertAlign w:val="superscript"/>
        </w:rPr>
        <w:lastRenderedPageBreak/>
        <w:drawing>
          <wp:inline distT="0" distB="0" distL="0" distR="0" wp14:anchorId="517D7C13" wp14:editId="560DD3F2">
            <wp:extent cx="5612130" cy="2614295"/>
            <wp:effectExtent l="19050" t="19050" r="26670" b="14605"/>
            <wp:docPr id="206242677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426774" name="Imagen 2062426774"/>
                    <pic:cNvPicPr/>
                  </pic:nvPicPr>
                  <pic:blipFill>
                    <a:blip r:embed="rId21">
                      <a:extLst>
                        <a:ext uri="{28A0092B-C50C-407E-A947-70E740481C1C}">
                          <a14:useLocalDpi xmlns:a14="http://schemas.microsoft.com/office/drawing/2010/main" val="0"/>
                        </a:ext>
                      </a:extLst>
                    </a:blip>
                    <a:stretch>
                      <a:fillRect/>
                    </a:stretch>
                  </pic:blipFill>
                  <pic:spPr>
                    <a:xfrm>
                      <a:off x="0" y="0"/>
                      <a:ext cx="5612130" cy="2614295"/>
                    </a:xfrm>
                    <a:prstGeom prst="rect">
                      <a:avLst/>
                    </a:prstGeom>
                    <a:ln w="6350">
                      <a:solidFill>
                        <a:schemeClr val="tx1"/>
                      </a:solidFill>
                    </a:ln>
                  </pic:spPr>
                </pic:pic>
              </a:graphicData>
            </a:graphic>
          </wp:inline>
        </w:drawing>
      </w:r>
    </w:p>
    <w:p w14:paraId="38CDFD5C" w14:textId="46D78F2E" w:rsidR="0066084D" w:rsidRPr="0000759B" w:rsidRDefault="0066084D" w:rsidP="0066084D">
      <w:pPr>
        <w:jc w:val="center"/>
        <w:rPr>
          <w:rFonts w:ascii="Segoe UI Light" w:hAnsi="Segoe UI Light" w:cs="Segoe UI Light"/>
          <w:sz w:val="24"/>
          <w:szCs w:val="24"/>
          <w:vertAlign w:val="superscript"/>
        </w:rPr>
      </w:pPr>
      <w:r w:rsidRPr="0000759B">
        <w:rPr>
          <w:rFonts w:ascii="Segoe UI Light" w:hAnsi="Segoe UI Light" w:cs="Segoe UI Light"/>
          <w:sz w:val="24"/>
          <w:szCs w:val="24"/>
          <w:vertAlign w:val="superscript"/>
        </w:rPr>
        <w:t>Figura 12: Archivo de configuración validador_consistencias.log</w:t>
      </w:r>
    </w:p>
    <w:p w14:paraId="3C77C570" w14:textId="77777777" w:rsidR="0066084D" w:rsidRPr="00FC1A1B" w:rsidRDefault="0066084D" w:rsidP="00341A45">
      <w:pPr>
        <w:jc w:val="center"/>
        <w:rPr>
          <w:sz w:val="20"/>
          <w:szCs w:val="20"/>
        </w:rPr>
      </w:pPr>
    </w:p>
    <w:p w14:paraId="06CAA8F4" w14:textId="77777777" w:rsidR="00341A45" w:rsidRPr="00FC1A1B" w:rsidRDefault="00341A45" w:rsidP="00341A45">
      <w:pPr>
        <w:rPr>
          <w:sz w:val="20"/>
          <w:szCs w:val="20"/>
        </w:rPr>
      </w:pPr>
    </w:p>
    <w:p w14:paraId="27C04394" w14:textId="0FD0B12C" w:rsidR="00341A45" w:rsidRPr="00FC1A1B" w:rsidRDefault="0004169D" w:rsidP="00341A45">
      <w:pPr>
        <w:jc w:val="center"/>
        <w:rPr>
          <w:sz w:val="20"/>
          <w:szCs w:val="20"/>
          <w14:textOutline w14:w="6350" w14:cap="rnd" w14:cmpd="sng" w14:algn="ctr">
            <w14:solidFill>
              <w14:schemeClr w14:val="tx1"/>
            </w14:solidFill>
            <w14:prstDash w14:val="solid"/>
            <w14:bevel/>
          </w14:textOutline>
        </w:rPr>
      </w:pPr>
      <w:r w:rsidRPr="00FC1A1B">
        <w:rPr>
          <w:noProof/>
          <w:sz w:val="20"/>
          <w:szCs w:val="20"/>
        </w:rPr>
        <w:lastRenderedPageBreak/>
        <w:drawing>
          <wp:inline distT="0" distB="0" distL="0" distR="0" wp14:anchorId="5429A32D" wp14:editId="20398ECD">
            <wp:extent cx="2876951" cy="4667901"/>
            <wp:effectExtent l="19050" t="19050" r="19050" b="18415"/>
            <wp:docPr id="1837713402"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713402" name="Imagen 1837713402"/>
                    <pic:cNvPicPr/>
                  </pic:nvPicPr>
                  <pic:blipFill>
                    <a:blip r:embed="rId22">
                      <a:extLst>
                        <a:ext uri="{28A0092B-C50C-407E-A947-70E740481C1C}">
                          <a14:useLocalDpi xmlns:a14="http://schemas.microsoft.com/office/drawing/2010/main" val="0"/>
                        </a:ext>
                      </a:extLst>
                    </a:blip>
                    <a:stretch>
                      <a:fillRect/>
                    </a:stretch>
                  </pic:blipFill>
                  <pic:spPr>
                    <a:xfrm>
                      <a:off x="0" y="0"/>
                      <a:ext cx="2876951" cy="4667901"/>
                    </a:xfrm>
                    <a:prstGeom prst="rect">
                      <a:avLst/>
                    </a:prstGeom>
                    <a:ln w="6350">
                      <a:solidFill>
                        <a:schemeClr val="tx1"/>
                      </a:solidFill>
                    </a:ln>
                  </pic:spPr>
                </pic:pic>
              </a:graphicData>
            </a:graphic>
          </wp:inline>
        </w:drawing>
      </w:r>
    </w:p>
    <w:p w14:paraId="15ED3B51" w14:textId="08A49D51" w:rsidR="00341A45" w:rsidRPr="0000759B" w:rsidRDefault="00341A45" w:rsidP="00341A45">
      <w:pPr>
        <w:jc w:val="center"/>
        <w:rPr>
          <w:rFonts w:ascii="Segoe UI Light" w:hAnsi="Segoe UI Light" w:cs="Segoe UI Light"/>
          <w:sz w:val="24"/>
          <w:szCs w:val="24"/>
          <w:vertAlign w:val="superscript"/>
        </w:rPr>
      </w:pPr>
      <w:r w:rsidRPr="0000759B">
        <w:rPr>
          <w:rFonts w:ascii="Segoe UI Light" w:hAnsi="Segoe UI Light" w:cs="Segoe UI Light"/>
          <w:sz w:val="24"/>
          <w:szCs w:val="24"/>
          <w:vertAlign w:val="superscript"/>
        </w:rPr>
        <w:t>Figura 1</w:t>
      </w:r>
      <w:r w:rsidR="0066084D" w:rsidRPr="0000759B">
        <w:rPr>
          <w:rFonts w:ascii="Segoe UI Light" w:hAnsi="Segoe UI Light" w:cs="Segoe UI Light"/>
          <w:sz w:val="24"/>
          <w:szCs w:val="24"/>
          <w:vertAlign w:val="superscript"/>
        </w:rPr>
        <w:t>3</w:t>
      </w:r>
      <w:r w:rsidRPr="0000759B">
        <w:rPr>
          <w:rFonts w:ascii="Segoe UI Light" w:hAnsi="Segoe UI Light" w:cs="Segoe UI Light"/>
          <w:sz w:val="24"/>
          <w:szCs w:val="24"/>
          <w:vertAlign w:val="superscript"/>
        </w:rPr>
        <w:t>: Directorio de configuración - historia.</w:t>
      </w:r>
    </w:p>
    <w:p w14:paraId="30F76314" w14:textId="77777777" w:rsidR="00341A45" w:rsidRPr="00FC1A1B" w:rsidRDefault="00341A45" w:rsidP="00835874">
      <w:pPr>
        <w:rPr>
          <w:sz w:val="20"/>
          <w:szCs w:val="20"/>
        </w:rPr>
      </w:pPr>
    </w:p>
    <w:p w14:paraId="3A2092BA" w14:textId="77777777" w:rsidR="00341A45" w:rsidRPr="00FC1A1B" w:rsidRDefault="00341A45" w:rsidP="00835874">
      <w:pPr>
        <w:rPr>
          <w:sz w:val="20"/>
          <w:szCs w:val="20"/>
        </w:rPr>
      </w:pPr>
    </w:p>
    <w:p w14:paraId="214D29BC" w14:textId="77777777" w:rsidR="00341A45" w:rsidRPr="00FC1A1B" w:rsidRDefault="00341A45" w:rsidP="00835874">
      <w:pPr>
        <w:rPr>
          <w:sz w:val="20"/>
          <w:szCs w:val="20"/>
        </w:rPr>
      </w:pPr>
    </w:p>
    <w:p w14:paraId="3E5F2CF2" w14:textId="77777777" w:rsidR="00341A45" w:rsidRPr="00FC1A1B" w:rsidRDefault="00341A45" w:rsidP="00835874">
      <w:pPr>
        <w:rPr>
          <w:sz w:val="20"/>
          <w:szCs w:val="20"/>
        </w:rPr>
      </w:pPr>
    </w:p>
    <w:p w14:paraId="57370AC4" w14:textId="77777777" w:rsidR="00341A45" w:rsidRPr="00FC1A1B" w:rsidRDefault="00341A45" w:rsidP="00835874">
      <w:pPr>
        <w:rPr>
          <w:sz w:val="20"/>
          <w:szCs w:val="20"/>
        </w:rPr>
      </w:pPr>
    </w:p>
    <w:p w14:paraId="5256F0F1" w14:textId="77777777" w:rsidR="00341A45" w:rsidRPr="00FC1A1B" w:rsidRDefault="00341A45" w:rsidP="00835874">
      <w:pPr>
        <w:rPr>
          <w:sz w:val="20"/>
          <w:szCs w:val="20"/>
        </w:rPr>
      </w:pPr>
    </w:p>
    <w:bookmarkEnd w:id="2"/>
    <w:bookmarkEnd w:id="3"/>
    <w:p w14:paraId="023D2B9D" w14:textId="77777777" w:rsidR="00341A45" w:rsidRPr="00FC1A1B" w:rsidRDefault="00341A45" w:rsidP="00835874">
      <w:pPr>
        <w:rPr>
          <w:sz w:val="20"/>
          <w:szCs w:val="20"/>
        </w:rPr>
      </w:pPr>
    </w:p>
    <w:sectPr w:rsidR="00341A45" w:rsidRPr="00FC1A1B" w:rsidSect="00BF798F">
      <w:headerReference w:type="default" r:id="rId23"/>
      <w:footerReference w:type="default" r:id="rId24"/>
      <w:headerReference w:type="first" r:id="rId25"/>
      <w:pgSz w:w="12240" w:h="15840" w:code="1"/>
      <w:pgMar w:top="2268"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BC16C2" w14:textId="77777777" w:rsidR="005126BA" w:rsidRDefault="005126BA" w:rsidP="00E229D8">
      <w:pPr>
        <w:spacing w:after="0" w:line="240" w:lineRule="auto"/>
      </w:pPr>
      <w:r>
        <w:separator/>
      </w:r>
    </w:p>
  </w:endnote>
  <w:endnote w:type="continuationSeparator" w:id="0">
    <w:p w14:paraId="479D3338" w14:textId="77777777" w:rsidR="005126BA" w:rsidRDefault="005126BA" w:rsidP="00E229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Light">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Segoe UI Light" w:hAnsi="Segoe UI Light" w:cs="Segoe UI Light"/>
        <w:sz w:val="20"/>
        <w:szCs w:val="20"/>
      </w:rPr>
      <w:id w:val="-1328433425"/>
      <w:docPartObj>
        <w:docPartGallery w:val="Page Numbers (Bottom of Page)"/>
        <w:docPartUnique/>
      </w:docPartObj>
    </w:sdtPr>
    <w:sdtContent>
      <w:p w14:paraId="620AB99F" w14:textId="77777777" w:rsidR="00AA5AD3" w:rsidRPr="00BF798F" w:rsidRDefault="00AA5AD3">
        <w:pPr>
          <w:pStyle w:val="Piedepgina"/>
          <w:jc w:val="right"/>
          <w:rPr>
            <w:rFonts w:ascii="Segoe UI Light" w:hAnsi="Segoe UI Light" w:cs="Segoe UI Light"/>
            <w:sz w:val="20"/>
            <w:szCs w:val="20"/>
          </w:rPr>
        </w:pPr>
        <w:r w:rsidRPr="00BF798F">
          <w:rPr>
            <w:rFonts w:ascii="Segoe UI Light" w:hAnsi="Segoe UI Light" w:cs="Segoe UI Light"/>
            <w:sz w:val="20"/>
            <w:szCs w:val="20"/>
          </w:rPr>
          <w:fldChar w:fldCharType="begin"/>
        </w:r>
        <w:r w:rsidRPr="00BF798F">
          <w:rPr>
            <w:rFonts w:ascii="Segoe UI Light" w:hAnsi="Segoe UI Light" w:cs="Segoe UI Light"/>
            <w:sz w:val="20"/>
            <w:szCs w:val="20"/>
          </w:rPr>
          <w:instrText>PAGE   \* MERGEFORMAT</w:instrText>
        </w:r>
        <w:r w:rsidRPr="00BF798F">
          <w:rPr>
            <w:rFonts w:ascii="Segoe UI Light" w:hAnsi="Segoe UI Light" w:cs="Segoe UI Light"/>
            <w:sz w:val="20"/>
            <w:szCs w:val="20"/>
          </w:rPr>
          <w:fldChar w:fldCharType="separate"/>
        </w:r>
        <w:r w:rsidR="00945A5B" w:rsidRPr="00BF798F">
          <w:rPr>
            <w:rFonts w:ascii="Segoe UI Light" w:hAnsi="Segoe UI Light" w:cs="Segoe UI Light"/>
            <w:noProof/>
            <w:sz w:val="20"/>
            <w:szCs w:val="20"/>
          </w:rPr>
          <w:t>17</w:t>
        </w:r>
        <w:r w:rsidRPr="00BF798F">
          <w:rPr>
            <w:rFonts w:ascii="Segoe UI Light" w:hAnsi="Segoe UI Light" w:cs="Segoe UI Light"/>
            <w:sz w:val="20"/>
            <w:szCs w:val="20"/>
          </w:rPr>
          <w:fldChar w:fldCharType="end"/>
        </w:r>
      </w:p>
    </w:sdtContent>
  </w:sdt>
  <w:p w14:paraId="507FED3D" w14:textId="77777777" w:rsidR="00AA5AD3" w:rsidRPr="00BF798F" w:rsidRDefault="00AA5AD3">
    <w:pPr>
      <w:pStyle w:val="Piedepgina"/>
      <w:rPr>
        <w:rFonts w:ascii="Segoe UI Light" w:hAnsi="Segoe UI Light" w:cs="Segoe UI Light"/>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D8E6EE" w14:textId="77777777" w:rsidR="005126BA" w:rsidRDefault="005126BA" w:rsidP="00E229D8">
      <w:pPr>
        <w:spacing w:after="0" w:line="240" w:lineRule="auto"/>
      </w:pPr>
      <w:r>
        <w:separator/>
      </w:r>
    </w:p>
  </w:footnote>
  <w:footnote w:type="continuationSeparator" w:id="0">
    <w:p w14:paraId="5471BE43" w14:textId="77777777" w:rsidR="005126BA" w:rsidRDefault="005126BA" w:rsidP="00E229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D1911" w14:textId="42FA4AF8" w:rsidR="00350F73" w:rsidRDefault="00350F73" w:rsidP="00350F73">
    <w:pPr>
      <w:pStyle w:val="Encabezado"/>
    </w:pPr>
    <w:r>
      <w:rPr>
        <w:noProof/>
        <w:lang w:val="es-CL" w:eastAsia="es-CL" w:bidi="ar-SA"/>
      </w:rPr>
      <w:drawing>
        <wp:anchor distT="0" distB="0" distL="114300" distR="114300" simplePos="0" relativeHeight="251656704" behindDoc="0" locked="0" layoutInCell="1" allowOverlap="1" wp14:anchorId="768AEAB8" wp14:editId="5B6FE5B7">
          <wp:simplePos x="0" y="0"/>
          <wp:positionH relativeFrom="margin">
            <wp:posOffset>-502285</wp:posOffset>
          </wp:positionH>
          <wp:positionV relativeFrom="paragraph">
            <wp:posOffset>-267970</wp:posOffset>
          </wp:positionV>
          <wp:extent cx="874788" cy="790575"/>
          <wp:effectExtent l="0" t="0" r="1905" b="0"/>
          <wp:wrapNone/>
          <wp:docPr id="1375825454" name="Imagen 1375825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_SSMC-15.png"/>
                  <pic:cNvPicPr/>
                </pic:nvPicPr>
                <pic:blipFill rotWithShape="1">
                  <a:blip r:embed="rId1" cstate="print">
                    <a:extLst>
                      <a:ext uri="{28A0092B-C50C-407E-A947-70E740481C1C}">
                        <a14:useLocalDpi xmlns:a14="http://schemas.microsoft.com/office/drawing/2010/main" val="0"/>
                      </a:ext>
                    </a:extLst>
                  </a:blip>
                  <a:srcRect b="9627"/>
                  <a:stretch/>
                </pic:blipFill>
                <pic:spPr bwMode="auto">
                  <a:xfrm>
                    <a:off x="0" y="0"/>
                    <a:ext cx="874788" cy="7905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6F76330" w14:textId="77777777" w:rsidR="00350F73" w:rsidRDefault="00350F73" w:rsidP="00350F73">
    <w:pPr>
      <w:pStyle w:val="Encabezado"/>
    </w:pPr>
  </w:p>
  <w:p w14:paraId="6BA50340" w14:textId="77777777" w:rsidR="00350F73" w:rsidRDefault="00350F73" w:rsidP="00350F73">
    <w:pPr>
      <w:pStyle w:val="Encabezado"/>
      <w:ind w:left="-851"/>
      <w:rPr>
        <w:sz w:val="16"/>
        <w:szCs w:val="16"/>
      </w:rPr>
    </w:pPr>
    <w:r>
      <w:rPr>
        <w:sz w:val="16"/>
        <w:szCs w:val="16"/>
      </w:rPr>
      <w:t xml:space="preserve">  </w:t>
    </w:r>
  </w:p>
  <w:p w14:paraId="347A8DC9" w14:textId="77777777" w:rsidR="00350F73" w:rsidRDefault="00350F73" w:rsidP="00350F73">
    <w:pPr>
      <w:pStyle w:val="Encabezado"/>
      <w:ind w:left="-851"/>
      <w:rPr>
        <w:sz w:val="16"/>
        <w:szCs w:val="16"/>
      </w:rPr>
    </w:pPr>
  </w:p>
  <w:p w14:paraId="5C9E2246" w14:textId="77777777" w:rsidR="00350F73" w:rsidRPr="00350F73" w:rsidRDefault="00350F73" w:rsidP="00350F73">
    <w:pPr>
      <w:pStyle w:val="Encabezado"/>
      <w:ind w:left="-851"/>
      <w:rPr>
        <w:b/>
        <w:bCs/>
        <w:sz w:val="14"/>
        <w:szCs w:val="14"/>
      </w:rPr>
    </w:pPr>
    <w:r w:rsidRPr="00350F73">
      <w:rPr>
        <w:b/>
        <w:bCs/>
        <w:sz w:val="14"/>
        <w:szCs w:val="14"/>
      </w:rPr>
      <w:t>Subdepartamento de Estadísticas y Registros</w:t>
    </w:r>
  </w:p>
  <w:p w14:paraId="06C05874" w14:textId="7642CC92" w:rsidR="00AA5AD3" w:rsidRPr="00350F73" w:rsidRDefault="00350F73" w:rsidP="00350F73">
    <w:pPr>
      <w:pStyle w:val="Encabezado"/>
      <w:ind w:left="-851"/>
      <w:rPr>
        <w:sz w:val="20"/>
        <w:szCs w:val="20"/>
      </w:rPr>
    </w:pPr>
    <w:r w:rsidRPr="00350F73">
      <w:rPr>
        <w:sz w:val="14"/>
        <w:szCs w:val="14"/>
      </w:rPr>
      <w:t>Departamento de Inteligencia Asistencial - Subdirección de Gestión Asistencial - SSMC</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0BE84" w14:textId="77777777" w:rsidR="00EC3049" w:rsidRDefault="00EC3049" w:rsidP="00EC3049">
    <w:pPr>
      <w:pStyle w:val="Encabezado"/>
    </w:pPr>
    <w:r>
      <w:rPr>
        <w:noProof/>
        <w:lang w:val="es-CL" w:eastAsia="es-CL" w:bidi="ar-SA"/>
      </w:rPr>
      <w:drawing>
        <wp:anchor distT="0" distB="0" distL="114300" distR="114300" simplePos="0" relativeHeight="251657728" behindDoc="0" locked="0" layoutInCell="1" allowOverlap="1" wp14:anchorId="2FB96E2B" wp14:editId="77C43BEA">
          <wp:simplePos x="0" y="0"/>
          <wp:positionH relativeFrom="margin">
            <wp:posOffset>-502285</wp:posOffset>
          </wp:positionH>
          <wp:positionV relativeFrom="paragraph">
            <wp:posOffset>-267970</wp:posOffset>
          </wp:positionV>
          <wp:extent cx="874788" cy="790575"/>
          <wp:effectExtent l="0" t="0" r="1905" b="0"/>
          <wp:wrapNone/>
          <wp:docPr id="569888895" name="Imagen 569888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_SSMC-15.png"/>
                  <pic:cNvPicPr/>
                </pic:nvPicPr>
                <pic:blipFill rotWithShape="1">
                  <a:blip r:embed="rId1" cstate="print">
                    <a:extLst>
                      <a:ext uri="{28A0092B-C50C-407E-A947-70E740481C1C}">
                        <a14:useLocalDpi xmlns:a14="http://schemas.microsoft.com/office/drawing/2010/main" val="0"/>
                      </a:ext>
                    </a:extLst>
                  </a:blip>
                  <a:srcRect b="9627"/>
                  <a:stretch/>
                </pic:blipFill>
                <pic:spPr bwMode="auto">
                  <a:xfrm>
                    <a:off x="0" y="0"/>
                    <a:ext cx="874788" cy="7905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2B98D57" w14:textId="77777777" w:rsidR="00EC3049" w:rsidRDefault="00EC3049" w:rsidP="00EC3049">
    <w:pPr>
      <w:pStyle w:val="Encabezado"/>
    </w:pPr>
  </w:p>
  <w:p w14:paraId="53703612" w14:textId="77777777" w:rsidR="00EC3049" w:rsidRDefault="00EC3049" w:rsidP="00EC3049">
    <w:pPr>
      <w:pStyle w:val="Encabezado"/>
      <w:ind w:left="-851"/>
      <w:rPr>
        <w:sz w:val="16"/>
        <w:szCs w:val="16"/>
      </w:rPr>
    </w:pPr>
    <w:r>
      <w:rPr>
        <w:sz w:val="16"/>
        <w:szCs w:val="16"/>
      </w:rPr>
      <w:t xml:space="preserve">  </w:t>
    </w:r>
  </w:p>
  <w:p w14:paraId="12D726EF" w14:textId="77777777" w:rsidR="00EC3049" w:rsidRDefault="00EC3049" w:rsidP="00EC3049">
    <w:pPr>
      <w:pStyle w:val="Encabezado"/>
      <w:ind w:left="-851"/>
      <w:rPr>
        <w:sz w:val="16"/>
        <w:szCs w:val="16"/>
      </w:rPr>
    </w:pPr>
  </w:p>
  <w:p w14:paraId="62FD62DB" w14:textId="77777777" w:rsidR="00EC3049" w:rsidRPr="00350F73" w:rsidRDefault="00EC3049" w:rsidP="00EC3049">
    <w:pPr>
      <w:pStyle w:val="Encabezado"/>
      <w:ind w:left="-851"/>
      <w:rPr>
        <w:b/>
        <w:bCs/>
        <w:sz w:val="14"/>
        <w:szCs w:val="14"/>
      </w:rPr>
    </w:pPr>
    <w:r w:rsidRPr="00350F73">
      <w:rPr>
        <w:b/>
        <w:bCs/>
        <w:sz w:val="14"/>
        <w:szCs w:val="14"/>
      </w:rPr>
      <w:t>Subdepartamento de Estadísticas y Registros</w:t>
    </w:r>
  </w:p>
  <w:p w14:paraId="6861362B" w14:textId="3E3B671C" w:rsidR="00EC3049" w:rsidRPr="00EC3049" w:rsidRDefault="00EC3049" w:rsidP="00EC3049">
    <w:pPr>
      <w:pStyle w:val="Encabezado"/>
      <w:ind w:left="-851"/>
      <w:rPr>
        <w:sz w:val="20"/>
        <w:szCs w:val="20"/>
      </w:rPr>
    </w:pPr>
    <w:r w:rsidRPr="00350F73">
      <w:rPr>
        <w:sz w:val="14"/>
        <w:szCs w:val="14"/>
      </w:rPr>
      <w:t>Departamento de Inteligencia Asistencial - Subdirección de Gestión Asistencial - SSMC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211CA"/>
    <w:multiLevelType w:val="hybridMultilevel"/>
    <w:tmpl w:val="0DC22710"/>
    <w:lvl w:ilvl="0" w:tplc="DCAA11A4">
      <w:numFmt w:val="bullet"/>
      <w:lvlText w:val="-"/>
      <w:lvlJc w:val="left"/>
      <w:pPr>
        <w:ind w:left="720" w:hanging="360"/>
      </w:pPr>
      <w:rPr>
        <w:rFonts w:ascii="Segoe UI Light" w:eastAsiaTheme="majorEastAsia" w:hAnsi="Segoe UI Light" w:cs="Segoe UI Light"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3B3F4E"/>
    <w:multiLevelType w:val="hybridMultilevel"/>
    <w:tmpl w:val="FA124780"/>
    <w:lvl w:ilvl="0" w:tplc="340A0011">
      <w:start w:val="1"/>
      <w:numFmt w:val="decimal"/>
      <w:lvlText w:val="%1)"/>
      <w:lvlJc w:val="left"/>
      <w:pPr>
        <w:ind w:left="1068" w:hanging="360"/>
      </w:pPr>
    </w:lvl>
    <w:lvl w:ilvl="1" w:tplc="340A0001">
      <w:start w:val="1"/>
      <w:numFmt w:val="bullet"/>
      <w:lvlText w:val=""/>
      <w:lvlJc w:val="left"/>
      <w:pPr>
        <w:ind w:left="720" w:hanging="360"/>
      </w:pPr>
      <w:rPr>
        <w:rFonts w:ascii="Symbol" w:hAnsi="Symbol" w:hint="default"/>
      </w:rPr>
    </w:lvl>
    <w:lvl w:ilvl="2" w:tplc="340A0003">
      <w:start w:val="1"/>
      <w:numFmt w:val="bullet"/>
      <w:lvlText w:val="o"/>
      <w:lvlJc w:val="left"/>
      <w:pPr>
        <w:ind w:left="1440" w:hanging="360"/>
      </w:pPr>
      <w:rPr>
        <w:rFonts w:ascii="Courier New" w:hAnsi="Courier New" w:cs="Courier New" w:hint="default"/>
      </w:r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2" w15:restartNumberingAfterBreak="0">
    <w:nsid w:val="0EDD7367"/>
    <w:multiLevelType w:val="hybridMultilevel"/>
    <w:tmpl w:val="FEB04CF0"/>
    <w:lvl w:ilvl="0" w:tplc="E50A33DA">
      <w:start w:val="1"/>
      <w:numFmt w:val="bullet"/>
      <w:lvlText w:val="-"/>
      <w:lvlJc w:val="left"/>
      <w:pPr>
        <w:ind w:left="720" w:hanging="360"/>
      </w:pPr>
      <w:rPr>
        <w:rFonts w:ascii="Calibri" w:eastAsiaTheme="minorHAnsi" w:hAnsi="Calibri" w:cs="Calibri" w:hint="default"/>
        <w:b/>
        <w:vertAlign w:val="baseline"/>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7FC48A6"/>
    <w:multiLevelType w:val="hybridMultilevel"/>
    <w:tmpl w:val="B2DC4F1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183D1940"/>
    <w:multiLevelType w:val="hybridMultilevel"/>
    <w:tmpl w:val="1AE4EFE0"/>
    <w:lvl w:ilvl="0" w:tplc="340A000F">
      <w:start w:val="1"/>
      <w:numFmt w:val="decimal"/>
      <w:lvlText w:val="%1."/>
      <w:lvlJc w:val="left"/>
      <w:pPr>
        <w:ind w:left="720" w:hanging="360"/>
      </w:pPr>
      <w:rPr>
        <w:rFonts w:hint="default"/>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22315CF1"/>
    <w:multiLevelType w:val="hybridMultilevel"/>
    <w:tmpl w:val="5448BFB6"/>
    <w:lvl w:ilvl="0" w:tplc="B4E64DE2">
      <w:start w:val="2"/>
      <w:numFmt w:val="decimal"/>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2268344B"/>
    <w:multiLevelType w:val="hybridMultilevel"/>
    <w:tmpl w:val="6C64963E"/>
    <w:lvl w:ilvl="0" w:tplc="64A0EBD8">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2A181A36"/>
    <w:multiLevelType w:val="hybridMultilevel"/>
    <w:tmpl w:val="0C662262"/>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327F02A0"/>
    <w:multiLevelType w:val="hybridMultilevel"/>
    <w:tmpl w:val="4AA28C0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36132515"/>
    <w:multiLevelType w:val="hybridMultilevel"/>
    <w:tmpl w:val="87B83052"/>
    <w:lvl w:ilvl="0" w:tplc="FFFFFFFF">
      <w:start w:val="1"/>
      <w:numFmt w:val="decimal"/>
      <w:lvlText w:val="%1)"/>
      <w:lvlJc w:val="lef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0" w15:restartNumberingAfterBreak="0">
    <w:nsid w:val="388D49CA"/>
    <w:multiLevelType w:val="hybridMultilevel"/>
    <w:tmpl w:val="5748F8EC"/>
    <w:lvl w:ilvl="0" w:tplc="22E06C70">
      <w:start w:val="1"/>
      <w:numFmt w:val="decimal"/>
      <w:lvlText w:val="%1."/>
      <w:lvlJc w:val="left"/>
      <w:pPr>
        <w:ind w:left="720" w:hanging="360"/>
      </w:pPr>
      <w:rPr>
        <w:rFonts w:hint="default"/>
        <w:b/>
        <w:sz w:val="24"/>
        <w:vertAlign w:val="baseline"/>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39C60ED5"/>
    <w:multiLevelType w:val="hybridMultilevel"/>
    <w:tmpl w:val="46C6A066"/>
    <w:lvl w:ilvl="0" w:tplc="29E0BC46">
      <w:start w:val="1"/>
      <w:numFmt w:val="bullet"/>
      <w:lvlText w:val=""/>
      <w:lvlJc w:val="left"/>
      <w:pPr>
        <w:ind w:left="1080" w:hanging="360"/>
      </w:pPr>
      <w:rPr>
        <w:rFonts w:ascii="Symbol" w:eastAsiaTheme="minorHAnsi" w:hAnsi="Symbol" w:cstheme="minorBidi"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2" w15:restartNumberingAfterBreak="0">
    <w:nsid w:val="3C762814"/>
    <w:multiLevelType w:val="hybridMultilevel"/>
    <w:tmpl w:val="7D2A3262"/>
    <w:lvl w:ilvl="0" w:tplc="340A0015">
      <w:start w:val="1"/>
      <w:numFmt w:val="upperLetter"/>
      <w:lvlText w:val="%1."/>
      <w:lvlJc w:val="left"/>
      <w:pPr>
        <w:ind w:left="4417" w:hanging="360"/>
      </w:pPr>
    </w:lvl>
    <w:lvl w:ilvl="1" w:tplc="340A0019" w:tentative="1">
      <w:start w:val="1"/>
      <w:numFmt w:val="lowerLetter"/>
      <w:lvlText w:val="%2."/>
      <w:lvlJc w:val="left"/>
      <w:pPr>
        <w:ind w:left="5137" w:hanging="360"/>
      </w:pPr>
    </w:lvl>
    <w:lvl w:ilvl="2" w:tplc="340A001B" w:tentative="1">
      <w:start w:val="1"/>
      <w:numFmt w:val="lowerRoman"/>
      <w:lvlText w:val="%3."/>
      <w:lvlJc w:val="right"/>
      <w:pPr>
        <w:ind w:left="5857" w:hanging="180"/>
      </w:pPr>
    </w:lvl>
    <w:lvl w:ilvl="3" w:tplc="340A000F" w:tentative="1">
      <w:start w:val="1"/>
      <w:numFmt w:val="decimal"/>
      <w:lvlText w:val="%4."/>
      <w:lvlJc w:val="left"/>
      <w:pPr>
        <w:ind w:left="6577" w:hanging="360"/>
      </w:pPr>
    </w:lvl>
    <w:lvl w:ilvl="4" w:tplc="340A0019" w:tentative="1">
      <w:start w:val="1"/>
      <w:numFmt w:val="lowerLetter"/>
      <w:lvlText w:val="%5."/>
      <w:lvlJc w:val="left"/>
      <w:pPr>
        <w:ind w:left="7297" w:hanging="360"/>
      </w:pPr>
    </w:lvl>
    <w:lvl w:ilvl="5" w:tplc="340A001B" w:tentative="1">
      <w:start w:val="1"/>
      <w:numFmt w:val="lowerRoman"/>
      <w:lvlText w:val="%6."/>
      <w:lvlJc w:val="right"/>
      <w:pPr>
        <w:ind w:left="8017" w:hanging="180"/>
      </w:pPr>
    </w:lvl>
    <w:lvl w:ilvl="6" w:tplc="340A000F" w:tentative="1">
      <w:start w:val="1"/>
      <w:numFmt w:val="decimal"/>
      <w:lvlText w:val="%7."/>
      <w:lvlJc w:val="left"/>
      <w:pPr>
        <w:ind w:left="8737" w:hanging="360"/>
      </w:pPr>
    </w:lvl>
    <w:lvl w:ilvl="7" w:tplc="340A0019" w:tentative="1">
      <w:start w:val="1"/>
      <w:numFmt w:val="lowerLetter"/>
      <w:lvlText w:val="%8."/>
      <w:lvlJc w:val="left"/>
      <w:pPr>
        <w:ind w:left="9457" w:hanging="360"/>
      </w:pPr>
    </w:lvl>
    <w:lvl w:ilvl="8" w:tplc="340A001B" w:tentative="1">
      <w:start w:val="1"/>
      <w:numFmt w:val="lowerRoman"/>
      <w:lvlText w:val="%9."/>
      <w:lvlJc w:val="right"/>
      <w:pPr>
        <w:ind w:left="10177" w:hanging="180"/>
      </w:pPr>
    </w:lvl>
  </w:abstractNum>
  <w:abstractNum w:abstractNumId="13" w15:restartNumberingAfterBreak="0">
    <w:nsid w:val="4D086102"/>
    <w:multiLevelType w:val="multilevel"/>
    <w:tmpl w:val="91F8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950F8E"/>
    <w:multiLevelType w:val="hybridMultilevel"/>
    <w:tmpl w:val="AA8C680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59857E83"/>
    <w:multiLevelType w:val="hybridMultilevel"/>
    <w:tmpl w:val="D534B28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6F567614"/>
    <w:multiLevelType w:val="hybridMultilevel"/>
    <w:tmpl w:val="12E6668C"/>
    <w:lvl w:ilvl="0" w:tplc="DCFAFADA">
      <w:start w:val="1"/>
      <w:numFmt w:val="bullet"/>
      <w:lvlText w:val="-"/>
      <w:lvlJc w:val="left"/>
      <w:pPr>
        <w:ind w:left="720" w:hanging="360"/>
      </w:pPr>
      <w:rPr>
        <w:rFonts w:ascii="Calibri" w:eastAsiaTheme="minorHAnsi" w:hAnsi="Calibri" w:cs="Calibri"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73D90A6A"/>
    <w:multiLevelType w:val="hybridMultilevel"/>
    <w:tmpl w:val="2E12F838"/>
    <w:lvl w:ilvl="0" w:tplc="3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7A4B56FA"/>
    <w:multiLevelType w:val="hybridMultilevel"/>
    <w:tmpl w:val="1AE4EFE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DC829CF"/>
    <w:multiLevelType w:val="hybridMultilevel"/>
    <w:tmpl w:val="C228EF84"/>
    <w:lvl w:ilvl="0" w:tplc="DCE00644">
      <w:numFmt w:val="bullet"/>
      <w:lvlText w:val="-"/>
      <w:lvlJc w:val="left"/>
      <w:pPr>
        <w:ind w:left="720" w:hanging="360"/>
      </w:pPr>
      <w:rPr>
        <w:rFonts w:ascii="Segoe UI Light" w:eastAsiaTheme="majorEastAsia" w:hAnsi="Segoe UI Light" w:cs="Segoe UI Light"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301572708">
    <w:abstractNumId w:val="4"/>
  </w:num>
  <w:num w:numId="2" w16cid:durableId="456027601">
    <w:abstractNumId w:val="7"/>
  </w:num>
  <w:num w:numId="3" w16cid:durableId="1904873504">
    <w:abstractNumId w:val="14"/>
  </w:num>
  <w:num w:numId="4" w16cid:durableId="1047223193">
    <w:abstractNumId w:val="12"/>
  </w:num>
  <w:num w:numId="5" w16cid:durableId="1181316407">
    <w:abstractNumId w:val="1"/>
  </w:num>
  <w:num w:numId="6" w16cid:durableId="1502507256">
    <w:abstractNumId w:val="9"/>
  </w:num>
  <w:num w:numId="7" w16cid:durableId="1921670682">
    <w:abstractNumId w:val="18"/>
  </w:num>
  <w:num w:numId="8" w16cid:durableId="549194167">
    <w:abstractNumId w:val="0"/>
  </w:num>
  <w:num w:numId="9" w16cid:durableId="587619294">
    <w:abstractNumId w:val="17"/>
  </w:num>
  <w:num w:numId="10" w16cid:durableId="900293374">
    <w:abstractNumId w:val="16"/>
  </w:num>
  <w:num w:numId="11" w16cid:durableId="2123070432">
    <w:abstractNumId w:val="11"/>
  </w:num>
  <w:num w:numId="12" w16cid:durableId="1897621082">
    <w:abstractNumId w:val="15"/>
  </w:num>
  <w:num w:numId="13" w16cid:durableId="1828202708">
    <w:abstractNumId w:val="2"/>
  </w:num>
  <w:num w:numId="14" w16cid:durableId="1948851522">
    <w:abstractNumId w:val="5"/>
  </w:num>
  <w:num w:numId="15" w16cid:durableId="1611206136">
    <w:abstractNumId w:val="10"/>
  </w:num>
  <w:num w:numId="16" w16cid:durableId="230653257">
    <w:abstractNumId w:val="6"/>
  </w:num>
  <w:num w:numId="17" w16cid:durableId="1666934385">
    <w:abstractNumId w:val="13"/>
  </w:num>
  <w:num w:numId="18" w16cid:durableId="2048337778">
    <w:abstractNumId w:val="19"/>
  </w:num>
  <w:num w:numId="19" w16cid:durableId="125465586">
    <w:abstractNumId w:val="3"/>
  </w:num>
  <w:num w:numId="20" w16cid:durableId="691032690">
    <w:abstractNumId w:val="8"/>
  </w:num>
  <w:numIdMacAtCleanup w:val="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rina Stapfer Jara">
    <w15:presenceInfo w15:providerId="AD" w15:userId="S::karina.stapfer@redsalud.gob.cl::0055cb3a-c2df-4d60-9b08-2c8b43537e7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es-ES" w:vendorID="64" w:dllVersion="6" w:nlCheck="1" w:checkStyle="1"/>
  <w:activeWritingStyle w:appName="MSWord" w:lang="es-ES" w:vendorID="64" w:dllVersion="4096" w:nlCheck="1" w:checkStyle="0"/>
  <w:activeWritingStyle w:appName="MSWord" w:lang="es-CL" w:vendorID="64" w:dllVersion="4096" w:nlCheck="1" w:checkStyle="0"/>
  <w:activeWritingStyle w:appName="MSWord" w:lang="es-ES" w:vendorID="64" w:dllVersion="0" w:nlCheck="1" w:checkStyle="0"/>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1CA1"/>
    <w:rsid w:val="0000013B"/>
    <w:rsid w:val="0000759B"/>
    <w:rsid w:val="00011E66"/>
    <w:rsid w:val="00011E9C"/>
    <w:rsid w:val="00012635"/>
    <w:rsid w:val="000145F7"/>
    <w:rsid w:val="00025DED"/>
    <w:rsid w:val="000268F4"/>
    <w:rsid w:val="0002788B"/>
    <w:rsid w:val="00036620"/>
    <w:rsid w:val="00040D68"/>
    <w:rsid w:val="000413A2"/>
    <w:rsid w:val="0004169D"/>
    <w:rsid w:val="000436B9"/>
    <w:rsid w:val="00047D5D"/>
    <w:rsid w:val="00053D5B"/>
    <w:rsid w:val="00056FD3"/>
    <w:rsid w:val="00060D45"/>
    <w:rsid w:val="00062432"/>
    <w:rsid w:val="000646D2"/>
    <w:rsid w:val="00066CD6"/>
    <w:rsid w:val="00071A97"/>
    <w:rsid w:val="000741A2"/>
    <w:rsid w:val="00074E7D"/>
    <w:rsid w:val="00077B51"/>
    <w:rsid w:val="00077C71"/>
    <w:rsid w:val="00082E47"/>
    <w:rsid w:val="000866B9"/>
    <w:rsid w:val="0009084E"/>
    <w:rsid w:val="00096D9A"/>
    <w:rsid w:val="000A0327"/>
    <w:rsid w:val="000A2EA9"/>
    <w:rsid w:val="000A33C1"/>
    <w:rsid w:val="000A572A"/>
    <w:rsid w:val="000A70D8"/>
    <w:rsid w:val="000B0250"/>
    <w:rsid w:val="000B4698"/>
    <w:rsid w:val="000C661A"/>
    <w:rsid w:val="000D2AFC"/>
    <w:rsid w:val="000D41E4"/>
    <w:rsid w:val="000D441A"/>
    <w:rsid w:val="000D75FE"/>
    <w:rsid w:val="000D7888"/>
    <w:rsid w:val="00101AB5"/>
    <w:rsid w:val="00105723"/>
    <w:rsid w:val="0012482E"/>
    <w:rsid w:val="00133ED2"/>
    <w:rsid w:val="001356DE"/>
    <w:rsid w:val="0013634F"/>
    <w:rsid w:val="001415C0"/>
    <w:rsid w:val="001529C6"/>
    <w:rsid w:val="0015372A"/>
    <w:rsid w:val="00153C00"/>
    <w:rsid w:val="00153EC7"/>
    <w:rsid w:val="0016076D"/>
    <w:rsid w:val="00167BD8"/>
    <w:rsid w:val="0017064F"/>
    <w:rsid w:val="001738BD"/>
    <w:rsid w:val="00174DB4"/>
    <w:rsid w:val="001829F6"/>
    <w:rsid w:val="0018707F"/>
    <w:rsid w:val="00190213"/>
    <w:rsid w:val="001956A4"/>
    <w:rsid w:val="001A3AA9"/>
    <w:rsid w:val="001A3B14"/>
    <w:rsid w:val="001A3EF8"/>
    <w:rsid w:val="001B360D"/>
    <w:rsid w:val="001C1B20"/>
    <w:rsid w:val="001C4227"/>
    <w:rsid w:val="001D0281"/>
    <w:rsid w:val="001D04C0"/>
    <w:rsid w:val="001D09ED"/>
    <w:rsid w:val="001D47AF"/>
    <w:rsid w:val="001D79E9"/>
    <w:rsid w:val="001E28BE"/>
    <w:rsid w:val="001F0809"/>
    <w:rsid w:val="001F55B2"/>
    <w:rsid w:val="001F6695"/>
    <w:rsid w:val="002055A5"/>
    <w:rsid w:val="00206F5C"/>
    <w:rsid w:val="002163D7"/>
    <w:rsid w:val="002249C2"/>
    <w:rsid w:val="00225600"/>
    <w:rsid w:val="00227F16"/>
    <w:rsid w:val="00234491"/>
    <w:rsid w:val="00242663"/>
    <w:rsid w:val="002510A8"/>
    <w:rsid w:val="00251BE4"/>
    <w:rsid w:val="002535C0"/>
    <w:rsid w:val="00255ADB"/>
    <w:rsid w:val="00265B7B"/>
    <w:rsid w:val="002662C8"/>
    <w:rsid w:val="0026726E"/>
    <w:rsid w:val="002720A7"/>
    <w:rsid w:val="00274C13"/>
    <w:rsid w:val="00281CA1"/>
    <w:rsid w:val="0028395C"/>
    <w:rsid w:val="0028446E"/>
    <w:rsid w:val="002876AB"/>
    <w:rsid w:val="00292DCE"/>
    <w:rsid w:val="00293105"/>
    <w:rsid w:val="00293E13"/>
    <w:rsid w:val="00296E02"/>
    <w:rsid w:val="002A0E2D"/>
    <w:rsid w:val="002A6EE9"/>
    <w:rsid w:val="002B2236"/>
    <w:rsid w:val="002B34D7"/>
    <w:rsid w:val="002C6214"/>
    <w:rsid w:val="002C75B7"/>
    <w:rsid w:val="002D4A83"/>
    <w:rsid w:val="002D526F"/>
    <w:rsid w:val="002E0D3D"/>
    <w:rsid w:val="002E31B7"/>
    <w:rsid w:val="002E417F"/>
    <w:rsid w:val="002E5D3D"/>
    <w:rsid w:val="002F0478"/>
    <w:rsid w:val="002F3073"/>
    <w:rsid w:val="002F4510"/>
    <w:rsid w:val="002F5803"/>
    <w:rsid w:val="002F7048"/>
    <w:rsid w:val="0030002E"/>
    <w:rsid w:val="0030635A"/>
    <w:rsid w:val="00316245"/>
    <w:rsid w:val="00316A83"/>
    <w:rsid w:val="00323F6D"/>
    <w:rsid w:val="003257F4"/>
    <w:rsid w:val="00326E1A"/>
    <w:rsid w:val="00333F07"/>
    <w:rsid w:val="00341A45"/>
    <w:rsid w:val="00350F73"/>
    <w:rsid w:val="00351FB3"/>
    <w:rsid w:val="00357968"/>
    <w:rsid w:val="00360E2D"/>
    <w:rsid w:val="003628DF"/>
    <w:rsid w:val="00371811"/>
    <w:rsid w:val="00372DBD"/>
    <w:rsid w:val="0037484E"/>
    <w:rsid w:val="003766D8"/>
    <w:rsid w:val="0038392A"/>
    <w:rsid w:val="00387755"/>
    <w:rsid w:val="00391A58"/>
    <w:rsid w:val="00391E99"/>
    <w:rsid w:val="003A018B"/>
    <w:rsid w:val="003A0BF2"/>
    <w:rsid w:val="003A0E00"/>
    <w:rsid w:val="003B234F"/>
    <w:rsid w:val="003B25CF"/>
    <w:rsid w:val="003B7A8A"/>
    <w:rsid w:val="003C41D6"/>
    <w:rsid w:val="003C5B58"/>
    <w:rsid w:val="003C5EC3"/>
    <w:rsid w:val="003C6D42"/>
    <w:rsid w:val="003D541E"/>
    <w:rsid w:val="003E1ABA"/>
    <w:rsid w:val="003E3DB1"/>
    <w:rsid w:val="003E428C"/>
    <w:rsid w:val="003E4FBD"/>
    <w:rsid w:val="003E723D"/>
    <w:rsid w:val="003F2931"/>
    <w:rsid w:val="003F3060"/>
    <w:rsid w:val="003F437A"/>
    <w:rsid w:val="003F5857"/>
    <w:rsid w:val="00403E13"/>
    <w:rsid w:val="00406EFB"/>
    <w:rsid w:val="00412769"/>
    <w:rsid w:val="00413B3C"/>
    <w:rsid w:val="00416525"/>
    <w:rsid w:val="00422E7E"/>
    <w:rsid w:val="00423230"/>
    <w:rsid w:val="0042794D"/>
    <w:rsid w:val="0043342C"/>
    <w:rsid w:val="004336BB"/>
    <w:rsid w:val="00443994"/>
    <w:rsid w:val="00453CA3"/>
    <w:rsid w:val="004553C3"/>
    <w:rsid w:val="00461BE0"/>
    <w:rsid w:val="004621C0"/>
    <w:rsid w:val="00464324"/>
    <w:rsid w:val="004665F7"/>
    <w:rsid w:val="00467292"/>
    <w:rsid w:val="00467A21"/>
    <w:rsid w:val="004731AD"/>
    <w:rsid w:val="004777F2"/>
    <w:rsid w:val="00481BDA"/>
    <w:rsid w:val="00482295"/>
    <w:rsid w:val="00485CE4"/>
    <w:rsid w:val="00490922"/>
    <w:rsid w:val="00490D86"/>
    <w:rsid w:val="0049624F"/>
    <w:rsid w:val="004979D9"/>
    <w:rsid w:val="004A03AD"/>
    <w:rsid w:val="004A0405"/>
    <w:rsid w:val="004A2C78"/>
    <w:rsid w:val="004A5E83"/>
    <w:rsid w:val="004A71E7"/>
    <w:rsid w:val="004C58F9"/>
    <w:rsid w:val="004C6224"/>
    <w:rsid w:val="004D272C"/>
    <w:rsid w:val="004E0CA3"/>
    <w:rsid w:val="004E4495"/>
    <w:rsid w:val="004F63C2"/>
    <w:rsid w:val="00507011"/>
    <w:rsid w:val="00507A4C"/>
    <w:rsid w:val="005126BA"/>
    <w:rsid w:val="005164C0"/>
    <w:rsid w:val="005234D2"/>
    <w:rsid w:val="00532A5E"/>
    <w:rsid w:val="00534751"/>
    <w:rsid w:val="00535D41"/>
    <w:rsid w:val="0054075A"/>
    <w:rsid w:val="005511E2"/>
    <w:rsid w:val="005624AF"/>
    <w:rsid w:val="00570DE8"/>
    <w:rsid w:val="00574F28"/>
    <w:rsid w:val="00582DF1"/>
    <w:rsid w:val="00585F62"/>
    <w:rsid w:val="00586403"/>
    <w:rsid w:val="005877AC"/>
    <w:rsid w:val="005918E4"/>
    <w:rsid w:val="005A5FC6"/>
    <w:rsid w:val="005B6EAA"/>
    <w:rsid w:val="005C0B6C"/>
    <w:rsid w:val="005C48DC"/>
    <w:rsid w:val="005C5514"/>
    <w:rsid w:val="005C55FE"/>
    <w:rsid w:val="005D0928"/>
    <w:rsid w:val="005D1B3E"/>
    <w:rsid w:val="005D408E"/>
    <w:rsid w:val="005D4920"/>
    <w:rsid w:val="005E48AC"/>
    <w:rsid w:val="005E6185"/>
    <w:rsid w:val="005E7D88"/>
    <w:rsid w:val="005F248B"/>
    <w:rsid w:val="005F7A30"/>
    <w:rsid w:val="00604E02"/>
    <w:rsid w:val="006051EB"/>
    <w:rsid w:val="00611FFC"/>
    <w:rsid w:val="00613EDE"/>
    <w:rsid w:val="00615975"/>
    <w:rsid w:val="00625D26"/>
    <w:rsid w:val="0062669F"/>
    <w:rsid w:val="00637F02"/>
    <w:rsid w:val="00644DD6"/>
    <w:rsid w:val="0065054C"/>
    <w:rsid w:val="0066084D"/>
    <w:rsid w:val="00680902"/>
    <w:rsid w:val="0069024A"/>
    <w:rsid w:val="006932AE"/>
    <w:rsid w:val="00697F1A"/>
    <w:rsid w:val="006A01AE"/>
    <w:rsid w:val="006A2117"/>
    <w:rsid w:val="006A33D2"/>
    <w:rsid w:val="006A4850"/>
    <w:rsid w:val="006B5DB5"/>
    <w:rsid w:val="006B65C9"/>
    <w:rsid w:val="006C44CB"/>
    <w:rsid w:val="006D238A"/>
    <w:rsid w:val="006D33F9"/>
    <w:rsid w:val="006D3D42"/>
    <w:rsid w:val="006E0F59"/>
    <w:rsid w:val="006E0FA8"/>
    <w:rsid w:val="006E4DAD"/>
    <w:rsid w:val="006F4742"/>
    <w:rsid w:val="006F64CE"/>
    <w:rsid w:val="007007FA"/>
    <w:rsid w:val="00700F98"/>
    <w:rsid w:val="0070172E"/>
    <w:rsid w:val="0070637E"/>
    <w:rsid w:val="007064E7"/>
    <w:rsid w:val="0070668E"/>
    <w:rsid w:val="00713296"/>
    <w:rsid w:val="007259B8"/>
    <w:rsid w:val="007306C5"/>
    <w:rsid w:val="007318EC"/>
    <w:rsid w:val="007334C1"/>
    <w:rsid w:val="00734791"/>
    <w:rsid w:val="0074085E"/>
    <w:rsid w:val="0074114A"/>
    <w:rsid w:val="00741A0D"/>
    <w:rsid w:val="00764A07"/>
    <w:rsid w:val="00764AE5"/>
    <w:rsid w:val="00767903"/>
    <w:rsid w:val="00774300"/>
    <w:rsid w:val="00774BFF"/>
    <w:rsid w:val="00784F9B"/>
    <w:rsid w:val="00787255"/>
    <w:rsid w:val="0079245E"/>
    <w:rsid w:val="007930F8"/>
    <w:rsid w:val="007943C5"/>
    <w:rsid w:val="007A31BE"/>
    <w:rsid w:val="007A4F63"/>
    <w:rsid w:val="007A5BB9"/>
    <w:rsid w:val="007B30B1"/>
    <w:rsid w:val="007B3B68"/>
    <w:rsid w:val="007C18C0"/>
    <w:rsid w:val="007C3813"/>
    <w:rsid w:val="007C5F85"/>
    <w:rsid w:val="007D0884"/>
    <w:rsid w:val="007D141A"/>
    <w:rsid w:val="007F1B0D"/>
    <w:rsid w:val="00802DC7"/>
    <w:rsid w:val="0080719F"/>
    <w:rsid w:val="0080791C"/>
    <w:rsid w:val="0081613D"/>
    <w:rsid w:val="00827A3C"/>
    <w:rsid w:val="00833D33"/>
    <w:rsid w:val="00833F78"/>
    <w:rsid w:val="00835874"/>
    <w:rsid w:val="00847BC1"/>
    <w:rsid w:val="00855AA3"/>
    <w:rsid w:val="008625AF"/>
    <w:rsid w:val="00865267"/>
    <w:rsid w:val="00865DAC"/>
    <w:rsid w:val="00881036"/>
    <w:rsid w:val="00881F8D"/>
    <w:rsid w:val="00883EDA"/>
    <w:rsid w:val="0089445B"/>
    <w:rsid w:val="00896F5D"/>
    <w:rsid w:val="008A4D12"/>
    <w:rsid w:val="008A6C14"/>
    <w:rsid w:val="008B0AFC"/>
    <w:rsid w:val="008B1319"/>
    <w:rsid w:val="008B2146"/>
    <w:rsid w:val="008B5FB4"/>
    <w:rsid w:val="008B65F4"/>
    <w:rsid w:val="008C0C49"/>
    <w:rsid w:val="008C12B3"/>
    <w:rsid w:val="008C616B"/>
    <w:rsid w:val="008C7327"/>
    <w:rsid w:val="008E5AA0"/>
    <w:rsid w:val="008F43B9"/>
    <w:rsid w:val="0090053E"/>
    <w:rsid w:val="009027CD"/>
    <w:rsid w:val="009031DA"/>
    <w:rsid w:val="00912402"/>
    <w:rsid w:val="00925142"/>
    <w:rsid w:val="00927B8C"/>
    <w:rsid w:val="009333E9"/>
    <w:rsid w:val="009416FD"/>
    <w:rsid w:val="0094284A"/>
    <w:rsid w:val="00945A5B"/>
    <w:rsid w:val="009509C9"/>
    <w:rsid w:val="0095216A"/>
    <w:rsid w:val="00952387"/>
    <w:rsid w:val="0095256E"/>
    <w:rsid w:val="00954FB0"/>
    <w:rsid w:val="009565A1"/>
    <w:rsid w:val="00957B9E"/>
    <w:rsid w:val="00962D1D"/>
    <w:rsid w:val="00963BFC"/>
    <w:rsid w:val="009648DB"/>
    <w:rsid w:val="0097597F"/>
    <w:rsid w:val="0098793D"/>
    <w:rsid w:val="009916EB"/>
    <w:rsid w:val="009920F0"/>
    <w:rsid w:val="009937AA"/>
    <w:rsid w:val="00993BD4"/>
    <w:rsid w:val="009A26AA"/>
    <w:rsid w:val="009A55F1"/>
    <w:rsid w:val="009B5390"/>
    <w:rsid w:val="009C18AF"/>
    <w:rsid w:val="009C3CA1"/>
    <w:rsid w:val="009D4D6A"/>
    <w:rsid w:val="009D6DC6"/>
    <w:rsid w:val="009E45DB"/>
    <w:rsid w:val="009F075D"/>
    <w:rsid w:val="009F50C9"/>
    <w:rsid w:val="009F6669"/>
    <w:rsid w:val="009F7242"/>
    <w:rsid w:val="00A02838"/>
    <w:rsid w:val="00A04765"/>
    <w:rsid w:val="00A056F2"/>
    <w:rsid w:val="00A12388"/>
    <w:rsid w:val="00A145A4"/>
    <w:rsid w:val="00A178FF"/>
    <w:rsid w:val="00A21257"/>
    <w:rsid w:val="00A237C4"/>
    <w:rsid w:val="00A23F6C"/>
    <w:rsid w:val="00A31965"/>
    <w:rsid w:val="00A45544"/>
    <w:rsid w:val="00A5442C"/>
    <w:rsid w:val="00A71084"/>
    <w:rsid w:val="00A76160"/>
    <w:rsid w:val="00A86BA9"/>
    <w:rsid w:val="00A871AD"/>
    <w:rsid w:val="00A92AA2"/>
    <w:rsid w:val="00A95B54"/>
    <w:rsid w:val="00A962F0"/>
    <w:rsid w:val="00A97906"/>
    <w:rsid w:val="00AA5005"/>
    <w:rsid w:val="00AA5AD3"/>
    <w:rsid w:val="00AB7DB2"/>
    <w:rsid w:val="00AD00D8"/>
    <w:rsid w:val="00AD110E"/>
    <w:rsid w:val="00AE14CF"/>
    <w:rsid w:val="00AE1779"/>
    <w:rsid w:val="00AF23B3"/>
    <w:rsid w:val="00AF6759"/>
    <w:rsid w:val="00AF7FC9"/>
    <w:rsid w:val="00B03A69"/>
    <w:rsid w:val="00B05307"/>
    <w:rsid w:val="00B10CB1"/>
    <w:rsid w:val="00B1323D"/>
    <w:rsid w:val="00B161CC"/>
    <w:rsid w:val="00B17FA6"/>
    <w:rsid w:val="00B328A7"/>
    <w:rsid w:val="00B379D0"/>
    <w:rsid w:val="00B423A5"/>
    <w:rsid w:val="00B52DF3"/>
    <w:rsid w:val="00B530AB"/>
    <w:rsid w:val="00B555E9"/>
    <w:rsid w:val="00B55F3F"/>
    <w:rsid w:val="00B57ACE"/>
    <w:rsid w:val="00B6513C"/>
    <w:rsid w:val="00B66AD3"/>
    <w:rsid w:val="00B66C96"/>
    <w:rsid w:val="00B70DAF"/>
    <w:rsid w:val="00B808F1"/>
    <w:rsid w:val="00B818E3"/>
    <w:rsid w:val="00B8516C"/>
    <w:rsid w:val="00B90FD2"/>
    <w:rsid w:val="00BA61D9"/>
    <w:rsid w:val="00BC1B50"/>
    <w:rsid w:val="00BC49DC"/>
    <w:rsid w:val="00BC4A23"/>
    <w:rsid w:val="00BC60E0"/>
    <w:rsid w:val="00BC71E1"/>
    <w:rsid w:val="00BC7A0B"/>
    <w:rsid w:val="00BD2926"/>
    <w:rsid w:val="00BD481E"/>
    <w:rsid w:val="00BF0ECF"/>
    <w:rsid w:val="00BF78E4"/>
    <w:rsid w:val="00BF798F"/>
    <w:rsid w:val="00BF7D02"/>
    <w:rsid w:val="00C12C47"/>
    <w:rsid w:val="00C1496E"/>
    <w:rsid w:val="00C16A1A"/>
    <w:rsid w:val="00C23B38"/>
    <w:rsid w:val="00C2760D"/>
    <w:rsid w:val="00C31F9A"/>
    <w:rsid w:val="00C3328E"/>
    <w:rsid w:val="00C4350E"/>
    <w:rsid w:val="00C43577"/>
    <w:rsid w:val="00C43ADB"/>
    <w:rsid w:val="00C53486"/>
    <w:rsid w:val="00C53CC8"/>
    <w:rsid w:val="00C563FC"/>
    <w:rsid w:val="00C61AA2"/>
    <w:rsid w:val="00C675B0"/>
    <w:rsid w:val="00C705C8"/>
    <w:rsid w:val="00C74D70"/>
    <w:rsid w:val="00C86AE1"/>
    <w:rsid w:val="00C87AA0"/>
    <w:rsid w:val="00C94AE6"/>
    <w:rsid w:val="00CA2B22"/>
    <w:rsid w:val="00CB0169"/>
    <w:rsid w:val="00CB4CA2"/>
    <w:rsid w:val="00CC0B00"/>
    <w:rsid w:val="00CC1DA7"/>
    <w:rsid w:val="00CC2984"/>
    <w:rsid w:val="00CC6381"/>
    <w:rsid w:val="00CE2C66"/>
    <w:rsid w:val="00CE4431"/>
    <w:rsid w:val="00CE67AD"/>
    <w:rsid w:val="00D04071"/>
    <w:rsid w:val="00D10718"/>
    <w:rsid w:val="00D12DF1"/>
    <w:rsid w:val="00D20366"/>
    <w:rsid w:val="00D23DAE"/>
    <w:rsid w:val="00D23EFB"/>
    <w:rsid w:val="00D25234"/>
    <w:rsid w:val="00D333F6"/>
    <w:rsid w:val="00D371D7"/>
    <w:rsid w:val="00D37E44"/>
    <w:rsid w:val="00D546F5"/>
    <w:rsid w:val="00D66394"/>
    <w:rsid w:val="00D6721D"/>
    <w:rsid w:val="00D67DB0"/>
    <w:rsid w:val="00D71215"/>
    <w:rsid w:val="00D7516E"/>
    <w:rsid w:val="00D758AF"/>
    <w:rsid w:val="00D773AA"/>
    <w:rsid w:val="00D865C7"/>
    <w:rsid w:val="00D878FF"/>
    <w:rsid w:val="00D91908"/>
    <w:rsid w:val="00D923A1"/>
    <w:rsid w:val="00D935E1"/>
    <w:rsid w:val="00D955BF"/>
    <w:rsid w:val="00D96BE1"/>
    <w:rsid w:val="00DA17CC"/>
    <w:rsid w:val="00DB1D3E"/>
    <w:rsid w:val="00DC20FE"/>
    <w:rsid w:val="00DC6257"/>
    <w:rsid w:val="00DD459F"/>
    <w:rsid w:val="00DD49EE"/>
    <w:rsid w:val="00DD5C9C"/>
    <w:rsid w:val="00DD705D"/>
    <w:rsid w:val="00DE19D8"/>
    <w:rsid w:val="00DE42F8"/>
    <w:rsid w:val="00DF129A"/>
    <w:rsid w:val="00DF5912"/>
    <w:rsid w:val="00E13EBE"/>
    <w:rsid w:val="00E17395"/>
    <w:rsid w:val="00E2012E"/>
    <w:rsid w:val="00E229D8"/>
    <w:rsid w:val="00E27E6E"/>
    <w:rsid w:val="00E3393E"/>
    <w:rsid w:val="00E34607"/>
    <w:rsid w:val="00E5296F"/>
    <w:rsid w:val="00E55654"/>
    <w:rsid w:val="00E61C55"/>
    <w:rsid w:val="00E64ABB"/>
    <w:rsid w:val="00E73AE0"/>
    <w:rsid w:val="00E7577A"/>
    <w:rsid w:val="00E77FCB"/>
    <w:rsid w:val="00E85A4B"/>
    <w:rsid w:val="00E904A0"/>
    <w:rsid w:val="00E9386A"/>
    <w:rsid w:val="00E96322"/>
    <w:rsid w:val="00EA02E0"/>
    <w:rsid w:val="00EA38D5"/>
    <w:rsid w:val="00EB35D4"/>
    <w:rsid w:val="00EC3049"/>
    <w:rsid w:val="00EE09C3"/>
    <w:rsid w:val="00EF2F59"/>
    <w:rsid w:val="00F00DA9"/>
    <w:rsid w:val="00F06D73"/>
    <w:rsid w:val="00F117BB"/>
    <w:rsid w:val="00F139FB"/>
    <w:rsid w:val="00F151E2"/>
    <w:rsid w:val="00F21577"/>
    <w:rsid w:val="00F23EAE"/>
    <w:rsid w:val="00F24140"/>
    <w:rsid w:val="00F25081"/>
    <w:rsid w:val="00F3321A"/>
    <w:rsid w:val="00F36509"/>
    <w:rsid w:val="00F37889"/>
    <w:rsid w:val="00F44E41"/>
    <w:rsid w:val="00F53D1E"/>
    <w:rsid w:val="00F57E6F"/>
    <w:rsid w:val="00F6414C"/>
    <w:rsid w:val="00F66068"/>
    <w:rsid w:val="00F6644A"/>
    <w:rsid w:val="00F74BA1"/>
    <w:rsid w:val="00F75176"/>
    <w:rsid w:val="00F756A0"/>
    <w:rsid w:val="00F8045B"/>
    <w:rsid w:val="00F9132F"/>
    <w:rsid w:val="00F939D1"/>
    <w:rsid w:val="00F9601C"/>
    <w:rsid w:val="00F96ADA"/>
    <w:rsid w:val="00FA46D8"/>
    <w:rsid w:val="00FB55FA"/>
    <w:rsid w:val="00FC1A1B"/>
    <w:rsid w:val="00FC21A8"/>
    <w:rsid w:val="00FC4961"/>
    <w:rsid w:val="00FC7899"/>
    <w:rsid w:val="00FC7B21"/>
    <w:rsid w:val="00FD51C6"/>
    <w:rsid w:val="00FD6592"/>
    <w:rsid w:val="00FE14F6"/>
    <w:rsid w:val="00FE19B1"/>
    <w:rsid w:val="00FF01A5"/>
    <w:rsid w:val="00FF124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72F370"/>
  <w15:docId w15:val="{FED6DA5E-B157-4E78-97D2-598FEC7AB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ajorEastAsia" w:hAnsiTheme="majorHAnsi" w:cstheme="majorBidi"/>
        <w:sz w:val="22"/>
        <w:szCs w:val="22"/>
        <w:lang w:val="en-US" w:eastAsia="en-US" w:bidi="en-US"/>
      </w:rPr>
    </w:rPrDefault>
    <w:pPrDefault>
      <w:pPr>
        <w:spacing w:after="200"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2DBD"/>
    <w:rPr>
      <w:lang w:val="es-ES"/>
    </w:rPr>
  </w:style>
  <w:style w:type="paragraph" w:styleId="Ttulo1">
    <w:name w:val="heading 1"/>
    <w:basedOn w:val="Normal"/>
    <w:next w:val="Normal"/>
    <w:link w:val="Ttulo1Car"/>
    <w:uiPriority w:val="9"/>
    <w:qFormat/>
    <w:rsid w:val="00A21257"/>
    <w:pPr>
      <w:pBdr>
        <w:bottom w:val="thinThickSmallGap" w:sz="12" w:space="1" w:color="C45911" w:themeColor="accent2" w:themeShade="BF"/>
      </w:pBdr>
      <w:spacing w:before="400"/>
      <w:jc w:val="center"/>
      <w:outlineLvl w:val="0"/>
    </w:pPr>
    <w:rPr>
      <w:caps/>
      <w:color w:val="833C0B" w:themeColor="accent2" w:themeShade="80"/>
      <w:spacing w:val="20"/>
      <w:sz w:val="28"/>
      <w:szCs w:val="28"/>
    </w:rPr>
  </w:style>
  <w:style w:type="paragraph" w:styleId="Ttulo2">
    <w:name w:val="heading 2"/>
    <w:basedOn w:val="Normal"/>
    <w:next w:val="Normal"/>
    <w:link w:val="Ttulo2Car"/>
    <w:uiPriority w:val="9"/>
    <w:unhideWhenUsed/>
    <w:qFormat/>
    <w:rsid w:val="00A21257"/>
    <w:pPr>
      <w:pBdr>
        <w:bottom w:val="single" w:sz="4" w:space="1" w:color="823B0B" w:themeColor="accent2" w:themeShade="7F"/>
      </w:pBdr>
      <w:spacing w:before="400"/>
      <w:jc w:val="center"/>
      <w:outlineLvl w:val="1"/>
    </w:pPr>
    <w:rPr>
      <w:caps/>
      <w:color w:val="833C0B" w:themeColor="accent2" w:themeShade="80"/>
      <w:spacing w:val="15"/>
      <w:sz w:val="24"/>
      <w:szCs w:val="24"/>
    </w:rPr>
  </w:style>
  <w:style w:type="paragraph" w:styleId="Ttulo3">
    <w:name w:val="heading 3"/>
    <w:basedOn w:val="Normal"/>
    <w:next w:val="Normal"/>
    <w:link w:val="Ttulo3Car"/>
    <w:uiPriority w:val="9"/>
    <w:semiHidden/>
    <w:unhideWhenUsed/>
    <w:qFormat/>
    <w:rsid w:val="00A21257"/>
    <w:pPr>
      <w:pBdr>
        <w:top w:val="dotted" w:sz="4" w:space="1" w:color="823B0B" w:themeColor="accent2" w:themeShade="7F"/>
        <w:bottom w:val="dotted" w:sz="4" w:space="1" w:color="823B0B" w:themeColor="accent2" w:themeShade="7F"/>
      </w:pBdr>
      <w:spacing w:before="300"/>
      <w:jc w:val="center"/>
      <w:outlineLvl w:val="2"/>
    </w:pPr>
    <w:rPr>
      <w:caps/>
      <w:color w:val="823B0B" w:themeColor="accent2" w:themeShade="7F"/>
      <w:sz w:val="24"/>
      <w:szCs w:val="24"/>
    </w:rPr>
  </w:style>
  <w:style w:type="paragraph" w:styleId="Ttulo4">
    <w:name w:val="heading 4"/>
    <w:basedOn w:val="Normal"/>
    <w:next w:val="Normal"/>
    <w:link w:val="Ttulo4Car"/>
    <w:uiPriority w:val="9"/>
    <w:semiHidden/>
    <w:unhideWhenUsed/>
    <w:qFormat/>
    <w:rsid w:val="00A21257"/>
    <w:pPr>
      <w:pBdr>
        <w:bottom w:val="dotted" w:sz="4" w:space="1" w:color="C45911" w:themeColor="accent2" w:themeShade="BF"/>
      </w:pBdr>
      <w:spacing w:after="120"/>
      <w:jc w:val="center"/>
      <w:outlineLvl w:val="3"/>
    </w:pPr>
    <w:rPr>
      <w:caps/>
      <w:color w:val="823B0B" w:themeColor="accent2" w:themeShade="7F"/>
      <w:spacing w:val="10"/>
    </w:rPr>
  </w:style>
  <w:style w:type="paragraph" w:styleId="Ttulo5">
    <w:name w:val="heading 5"/>
    <w:basedOn w:val="Normal"/>
    <w:next w:val="Normal"/>
    <w:link w:val="Ttulo5Car"/>
    <w:uiPriority w:val="9"/>
    <w:semiHidden/>
    <w:unhideWhenUsed/>
    <w:qFormat/>
    <w:rsid w:val="00A21257"/>
    <w:pPr>
      <w:spacing w:before="320" w:after="120"/>
      <w:jc w:val="center"/>
      <w:outlineLvl w:val="4"/>
    </w:pPr>
    <w:rPr>
      <w:caps/>
      <w:color w:val="823B0B" w:themeColor="accent2" w:themeShade="7F"/>
      <w:spacing w:val="10"/>
    </w:rPr>
  </w:style>
  <w:style w:type="paragraph" w:styleId="Ttulo6">
    <w:name w:val="heading 6"/>
    <w:basedOn w:val="Normal"/>
    <w:next w:val="Normal"/>
    <w:link w:val="Ttulo6Car"/>
    <w:uiPriority w:val="9"/>
    <w:semiHidden/>
    <w:unhideWhenUsed/>
    <w:qFormat/>
    <w:rsid w:val="00A21257"/>
    <w:pPr>
      <w:spacing w:after="120"/>
      <w:jc w:val="center"/>
      <w:outlineLvl w:val="5"/>
    </w:pPr>
    <w:rPr>
      <w:caps/>
      <w:color w:val="C45911" w:themeColor="accent2" w:themeShade="BF"/>
      <w:spacing w:val="10"/>
    </w:rPr>
  </w:style>
  <w:style w:type="paragraph" w:styleId="Ttulo7">
    <w:name w:val="heading 7"/>
    <w:basedOn w:val="Normal"/>
    <w:next w:val="Normal"/>
    <w:link w:val="Ttulo7Car"/>
    <w:uiPriority w:val="9"/>
    <w:semiHidden/>
    <w:unhideWhenUsed/>
    <w:qFormat/>
    <w:rsid w:val="00A21257"/>
    <w:pPr>
      <w:spacing w:after="120"/>
      <w:jc w:val="center"/>
      <w:outlineLvl w:val="6"/>
    </w:pPr>
    <w:rPr>
      <w:i/>
      <w:iCs/>
      <w:caps/>
      <w:color w:val="C45911" w:themeColor="accent2" w:themeShade="BF"/>
      <w:spacing w:val="10"/>
    </w:rPr>
  </w:style>
  <w:style w:type="paragraph" w:styleId="Ttulo8">
    <w:name w:val="heading 8"/>
    <w:basedOn w:val="Normal"/>
    <w:next w:val="Normal"/>
    <w:link w:val="Ttulo8Car"/>
    <w:uiPriority w:val="9"/>
    <w:semiHidden/>
    <w:unhideWhenUsed/>
    <w:qFormat/>
    <w:rsid w:val="00A21257"/>
    <w:pPr>
      <w:spacing w:after="120"/>
      <w:jc w:val="center"/>
      <w:outlineLvl w:val="7"/>
    </w:pPr>
    <w:rPr>
      <w:caps/>
      <w:spacing w:val="10"/>
      <w:sz w:val="20"/>
      <w:szCs w:val="20"/>
    </w:rPr>
  </w:style>
  <w:style w:type="paragraph" w:styleId="Ttulo9">
    <w:name w:val="heading 9"/>
    <w:basedOn w:val="Normal"/>
    <w:next w:val="Normal"/>
    <w:link w:val="Ttulo9Car"/>
    <w:uiPriority w:val="9"/>
    <w:semiHidden/>
    <w:unhideWhenUsed/>
    <w:qFormat/>
    <w:rsid w:val="00A21257"/>
    <w:pPr>
      <w:spacing w:after="120"/>
      <w:jc w:val="center"/>
      <w:outlineLvl w:val="8"/>
    </w:pPr>
    <w:rPr>
      <w:i/>
      <w:iCs/>
      <w:caps/>
      <w:spacing w:val="10"/>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281CA1"/>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81CA1"/>
    <w:rPr>
      <w:rFonts w:ascii="Tahoma" w:hAnsi="Tahoma" w:cs="Tahoma"/>
      <w:sz w:val="16"/>
      <w:szCs w:val="16"/>
      <w:lang w:val="es-CL"/>
    </w:rPr>
  </w:style>
  <w:style w:type="paragraph" w:styleId="HTMLconformatoprevio">
    <w:name w:val="HTML Preformatted"/>
    <w:basedOn w:val="Normal"/>
    <w:link w:val="HTMLconformatoprevioCar"/>
    <w:uiPriority w:val="99"/>
    <w:semiHidden/>
    <w:unhideWhenUsed/>
    <w:rsid w:val="00281C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281CA1"/>
    <w:rPr>
      <w:rFonts w:ascii="Courier New" w:eastAsia="Times New Roman" w:hAnsi="Courier New" w:cs="Courier New"/>
      <w:sz w:val="20"/>
      <w:szCs w:val="20"/>
      <w:lang w:eastAsia="es-ES"/>
    </w:rPr>
  </w:style>
  <w:style w:type="character" w:customStyle="1" w:styleId="rsskip">
    <w:name w:val="rs_skip"/>
    <w:basedOn w:val="Fuentedeprrafopredeter"/>
    <w:rsid w:val="00281CA1"/>
  </w:style>
  <w:style w:type="character" w:styleId="Hipervnculo">
    <w:name w:val="Hyperlink"/>
    <w:basedOn w:val="Fuentedeprrafopredeter"/>
    <w:uiPriority w:val="99"/>
    <w:unhideWhenUsed/>
    <w:rsid w:val="00281CA1"/>
    <w:rPr>
      <w:color w:val="0000FF"/>
      <w:u w:val="single"/>
    </w:rPr>
  </w:style>
  <w:style w:type="paragraph" w:styleId="Prrafodelista">
    <w:name w:val="List Paragraph"/>
    <w:basedOn w:val="Normal"/>
    <w:uiPriority w:val="34"/>
    <w:qFormat/>
    <w:rsid w:val="00A21257"/>
    <w:pPr>
      <w:ind w:left="720"/>
      <w:contextualSpacing/>
    </w:pPr>
  </w:style>
  <w:style w:type="character" w:customStyle="1" w:styleId="Ttulo1Car">
    <w:name w:val="Título 1 Car"/>
    <w:basedOn w:val="Fuentedeprrafopredeter"/>
    <w:link w:val="Ttulo1"/>
    <w:uiPriority w:val="9"/>
    <w:rsid w:val="00A21257"/>
    <w:rPr>
      <w:rFonts w:eastAsiaTheme="majorEastAsia" w:cstheme="majorBidi"/>
      <w:caps/>
      <w:color w:val="833C0B" w:themeColor="accent2" w:themeShade="80"/>
      <w:spacing w:val="20"/>
      <w:sz w:val="28"/>
      <w:szCs w:val="28"/>
    </w:rPr>
  </w:style>
  <w:style w:type="paragraph" w:styleId="TtuloTDC">
    <w:name w:val="TOC Heading"/>
    <w:basedOn w:val="Ttulo1"/>
    <w:next w:val="Normal"/>
    <w:uiPriority w:val="39"/>
    <w:unhideWhenUsed/>
    <w:qFormat/>
    <w:rsid w:val="00A21257"/>
    <w:pPr>
      <w:outlineLvl w:val="9"/>
    </w:pPr>
  </w:style>
  <w:style w:type="paragraph" w:styleId="TDC1">
    <w:name w:val="toc 1"/>
    <w:basedOn w:val="Normal"/>
    <w:next w:val="Normal"/>
    <w:autoRedefine/>
    <w:uiPriority w:val="39"/>
    <w:unhideWhenUsed/>
    <w:rsid w:val="00DD49EE"/>
    <w:pPr>
      <w:spacing w:after="100"/>
    </w:pPr>
  </w:style>
  <w:style w:type="character" w:customStyle="1" w:styleId="Ttulo2Car">
    <w:name w:val="Título 2 Car"/>
    <w:basedOn w:val="Fuentedeprrafopredeter"/>
    <w:link w:val="Ttulo2"/>
    <w:uiPriority w:val="9"/>
    <w:rsid w:val="00A21257"/>
    <w:rPr>
      <w:caps/>
      <w:color w:val="833C0B" w:themeColor="accent2" w:themeShade="80"/>
      <w:spacing w:val="15"/>
      <w:sz w:val="24"/>
      <w:szCs w:val="24"/>
    </w:rPr>
  </w:style>
  <w:style w:type="paragraph" w:styleId="TDC2">
    <w:name w:val="toc 2"/>
    <w:basedOn w:val="Normal"/>
    <w:next w:val="Normal"/>
    <w:autoRedefine/>
    <w:uiPriority w:val="39"/>
    <w:unhideWhenUsed/>
    <w:rsid w:val="00011E66"/>
    <w:pPr>
      <w:spacing w:after="100"/>
      <w:ind w:left="220"/>
    </w:pPr>
  </w:style>
  <w:style w:type="character" w:customStyle="1" w:styleId="Ttulo3Car">
    <w:name w:val="Título 3 Car"/>
    <w:basedOn w:val="Fuentedeprrafopredeter"/>
    <w:link w:val="Ttulo3"/>
    <w:uiPriority w:val="9"/>
    <w:semiHidden/>
    <w:rsid w:val="00A21257"/>
    <w:rPr>
      <w:rFonts w:eastAsiaTheme="majorEastAsia" w:cstheme="majorBidi"/>
      <w:caps/>
      <w:color w:val="823B0B" w:themeColor="accent2" w:themeShade="7F"/>
      <w:sz w:val="24"/>
      <w:szCs w:val="24"/>
    </w:rPr>
  </w:style>
  <w:style w:type="character" w:customStyle="1" w:styleId="Ttulo4Car">
    <w:name w:val="Título 4 Car"/>
    <w:basedOn w:val="Fuentedeprrafopredeter"/>
    <w:link w:val="Ttulo4"/>
    <w:uiPriority w:val="9"/>
    <w:semiHidden/>
    <w:rsid w:val="00A21257"/>
    <w:rPr>
      <w:rFonts w:eastAsiaTheme="majorEastAsia" w:cstheme="majorBidi"/>
      <w:caps/>
      <w:color w:val="823B0B" w:themeColor="accent2" w:themeShade="7F"/>
      <w:spacing w:val="10"/>
    </w:rPr>
  </w:style>
  <w:style w:type="character" w:customStyle="1" w:styleId="Ttulo5Car">
    <w:name w:val="Título 5 Car"/>
    <w:basedOn w:val="Fuentedeprrafopredeter"/>
    <w:link w:val="Ttulo5"/>
    <w:uiPriority w:val="9"/>
    <w:semiHidden/>
    <w:rsid w:val="00A21257"/>
    <w:rPr>
      <w:rFonts w:eastAsiaTheme="majorEastAsia" w:cstheme="majorBidi"/>
      <w:caps/>
      <w:color w:val="823B0B" w:themeColor="accent2" w:themeShade="7F"/>
      <w:spacing w:val="10"/>
    </w:rPr>
  </w:style>
  <w:style w:type="character" w:customStyle="1" w:styleId="Ttulo6Car">
    <w:name w:val="Título 6 Car"/>
    <w:basedOn w:val="Fuentedeprrafopredeter"/>
    <w:link w:val="Ttulo6"/>
    <w:uiPriority w:val="9"/>
    <w:semiHidden/>
    <w:rsid w:val="00A21257"/>
    <w:rPr>
      <w:rFonts w:eastAsiaTheme="majorEastAsia" w:cstheme="majorBidi"/>
      <w:caps/>
      <w:color w:val="C45911" w:themeColor="accent2" w:themeShade="BF"/>
      <w:spacing w:val="10"/>
    </w:rPr>
  </w:style>
  <w:style w:type="character" w:customStyle="1" w:styleId="Ttulo7Car">
    <w:name w:val="Título 7 Car"/>
    <w:basedOn w:val="Fuentedeprrafopredeter"/>
    <w:link w:val="Ttulo7"/>
    <w:uiPriority w:val="9"/>
    <w:semiHidden/>
    <w:rsid w:val="00A21257"/>
    <w:rPr>
      <w:rFonts w:eastAsiaTheme="majorEastAsia" w:cstheme="majorBidi"/>
      <w:i/>
      <w:iCs/>
      <w:caps/>
      <w:color w:val="C45911" w:themeColor="accent2" w:themeShade="BF"/>
      <w:spacing w:val="10"/>
    </w:rPr>
  </w:style>
  <w:style w:type="character" w:customStyle="1" w:styleId="Ttulo8Car">
    <w:name w:val="Título 8 Car"/>
    <w:basedOn w:val="Fuentedeprrafopredeter"/>
    <w:link w:val="Ttulo8"/>
    <w:uiPriority w:val="9"/>
    <w:semiHidden/>
    <w:rsid w:val="00A21257"/>
    <w:rPr>
      <w:rFonts w:eastAsiaTheme="majorEastAsia" w:cstheme="majorBidi"/>
      <w:caps/>
      <w:spacing w:val="10"/>
      <w:sz w:val="20"/>
      <w:szCs w:val="20"/>
    </w:rPr>
  </w:style>
  <w:style w:type="character" w:customStyle="1" w:styleId="Ttulo9Car">
    <w:name w:val="Título 9 Car"/>
    <w:basedOn w:val="Fuentedeprrafopredeter"/>
    <w:link w:val="Ttulo9"/>
    <w:uiPriority w:val="9"/>
    <w:semiHidden/>
    <w:rsid w:val="00A21257"/>
    <w:rPr>
      <w:rFonts w:eastAsiaTheme="majorEastAsia" w:cstheme="majorBidi"/>
      <w:i/>
      <w:iCs/>
      <w:caps/>
      <w:spacing w:val="10"/>
      <w:sz w:val="20"/>
      <w:szCs w:val="20"/>
    </w:rPr>
  </w:style>
  <w:style w:type="paragraph" w:styleId="Descripcin">
    <w:name w:val="caption"/>
    <w:basedOn w:val="Normal"/>
    <w:next w:val="Normal"/>
    <w:uiPriority w:val="35"/>
    <w:semiHidden/>
    <w:unhideWhenUsed/>
    <w:qFormat/>
    <w:rsid w:val="00A21257"/>
    <w:rPr>
      <w:caps/>
      <w:spacing w:val="10"/>
      <w:sz w:val="18"/>
      <w:szCs w:val="18"/>
    </w:rPr>
  </w:style>
  <w:style w:type="paragraph" w:styleId="Ttulo">
    <w:name w:val="Title"/>
    <w:basedOn w:val="Normal"/>
    <w:next w:val="Normal"/>
    <w:link w:val="TtuloCar"/>
    <w:uiPriority w:val="10"/>
    <w:qFormat/>
    <w:rsid w:val="00A21257"/>
    <w:pPr>
      <w:pBdr>
        <w:top w:val="dotted" w:sz="2" w:space="1" w:color="833C0B" w:themeColor="accent2" w:themeShade="80"/>
        <w:bottom w:val="dotted" w:sz="2" w:space="6" w:color="833C0B" w:themeColor="accent2" w:themeShade="80"/>
      </w:pBdr>
      <w:spacing w:before="500" w:after="300" w:line="240" w:lineRule="auto"/>
      <w:jc w:val="center"/>
    </w:pPr>
    <w:rPr>
      <w:caps/>
      <w:color w:val="833C0B" w:themeColor="accent2" w:themeShade="80"/>
      <w:spacing w:val="50"/>
      <w:sz w:val="44"/>
      <w:szCs w:val="44"/>
    </w:rPr>
  </w:style>
  <w:style w:type="character" w:customStyle="1" w:styleId="TtuloCar">
    <w:name w:val="Título Car"/>
    <w:basedOn w:val="Fuentedeprrafopredeter"/>
    <w:link w:val="Ttulo"/>
    <w:uiPriority w:val="10"/>
    <w:rsid w:val="00A21257"/>
    <w:rPr>
      <w:rFonts w:eastAsiaTheme="majorEastAsia" w:cstheme="majorBidi"/>
      <w:caps/>
      <w:color w:val="833C0B" w:themeColor="accent2" w:themeShade="80"/>
      <w:spacing w:val="50"/>
      <w:sz w:val="44"/>
      <w:szCs w:val="44"/>
    </w:rPr>
  </w:style>
  <w:style w:type="paragraph" w:styleId="Subttulo">
    <w:name w:val="Subtitle"/>
    <w:basedOn w:val="Normal"/>
    <w:next w:val="Normal"/>
    <w:link w:val="SubttuloCar"/>
    <w:uiPriority w:val="11"/>
    <w:qFormat/>
    <w:rsid w:val="00A21257"/>
    <w:pPr>
      <w:spacing w:after="560" w:line="240" w:lineRule="auto"/>
      <w:jc w:val="center"/>
    </w:pPr>
    <w:rPr>
      <w:caps/>
      <w:spacing w:val="20"/>
      <w:sz w:val="18"/>
      <w:szCs w:val="18"/>
    </w:rPr>
  </w:style>
  <w:style w:type="character" w:customStyle="1" w:styleId="SubttuloCar">
    <w:name w:val="Subtítulo Car"/>
    <w:basedOn w:val="Fuentedeprrafopredeter"/>
    <w:link w:val="Subttulo"/>
    <w:uiPriority w:val="11"/>
    <w:rsid w:val="00A21257"/>
    <w:rPr>
      <w:rFonts w:eastAsiaTheme="majorEastAsia" w:cstheme="majorBidi"/>
      <w:caps/>
      <w:spacing w:val="20"/>
      <w:sz w:val="18"/>
      <w:szCs w:val="18"/>
    </w:rPr>
  </w:style>
  <w:style w:type="character" w:styleId="Fuerte">
    <w:name w:val="Strong"/>
    <w:uiPriority w:val="22"/>
    <w:qFormat/>
    <w:rsid w:val="00A21257"/>
    <w:rPr>
      <w:b/>
      <w:bCs/>
      <w:color w:val="C45911" w:themeColor="accent2" w:themeShade="BF"/>
      <w:spacing w:val="5"/>
    </w:rPr>
  </w:style>
  <w:style w:type="character" w:styleId="nfasis">
    <w:name w:val="Emphasis"/>
    <w:uiPriority w:val="20"/>
    <w:qFormat/>
    <w:rsid w:val="00A21257"/>
    <w:rPr>
      <w:caps/>
      <w:spacing w:val="5"/>
      <w:sz w:val="20"/>
      <w:szCs w:val="20"/>
    </w:rPr>
  </w:style>
  <w:style w:type="paragraph" w:styleId="Sinespaciado">
    <w:name w:val="No Spacing"/>
    <w:basedOn w:val="Normal"/>
    <w:link w:val="SinespaciadoCar"/>
    <w:uiPriority w:val="1"/>
    <w:qFormat/>
    <w:rsid w:val="00A21257"/>
    <w:pPr>
      <w:spacing w:after="0" w:line="240" w:lineRule="auto"/>
    </w:pPr>
  </w:style>
  <w:style w:type="character" w:customStyle="1" w:styleId="SinespaciadoCar">
    <w:name w:val="Sin espaciado Car"/>
    <w:basedOn w:val="Fuentedeprrafopredeter"/>
    <w:link w:val="Sinespaciado"/>
    <w:uiPriority w:val="1"/>
    <w:rsid w:val="00A21257"/>
  </w:style>
  <w:style w:type="paragraph" w:styleId="Cita">
    <w:name w:val="Quote"/>
    <w:basedOn w:val="Normal"/>
    <w:next w:val="Normal"/>
    <w:link w:val="CitaCar"/>
    <w:uiPriority w:val="29"/>
    <w:qFormat/>
    <w:rsid w:val="00A21257"/>
    <w:rPr>
      <w:i/>
      <w:iCs/>
    </w:rPr>
  </w:style>
  <w:style w:type="character" w:customStyle="1" w:styleId="CitaCar">
    <w:name w:val="Cita Car"/>
    <w:basedOn w:val="Fuentedeprrafopredeter"/>
    <w:link w:val="Cita"/>
    <w:uiPriority w:val="29"/>
    <w:rsid w:val="00A21257"/>
    <w:rPr>
      <w:rFonts w:eastAsiaTheme="majorEastAsia" w:cstheme="majorBidi"/>
      <w:i/>
      <w:iCs/>
    </w:rPr>
  </w:style>
  <w:style w:type="paragraph" w:styleId="Citadestacada">
    <w:name w:val="Intense Quote"/>
    <w:basedOn w:val="Normal"/>
    <w:next w:val="Normal"/>
    <w:link w:val="CitadestacadaCar"/>
    <w:uiPriority w:val="30"/>
    <w:qFormat/>
    <w:rsid w:val="00A21257"/>
    <w:pPr>
      <w:pBdr>
        <w:top w:val="dotted" w:sz="2" w:space="10" w:color="833C0B" w:themeColor="accent2" w:themeShade="80"/>
        <w:bottom w:val="dotted" w:sz="2" w:space="4" w:color="833C0B" w:themeColor="accent2" w:themeShade="80"/>
      </w:pBdr>
      <w:spacing w:before="160" w:line="300" w:lineRule="auto"/>
      <w:ind w:left="1440" w:right="1440"/>
    </w:pPr>
    <w:rPr>
      <w:caps/>
      <w:color w:val="823B0B" w:themeColor="accent2" w:themeShade="7F"/>
      <w:spacing w:val="5"/>
      <w:sz w:val="20"/>
      <w:szCs w:val="20"/>
    </w:rPr>
  </w:style>
  <w:style w:type="character" w:customStyle="1" w:styleId="CitadestacadaCar">
    <w:name w:val="Cita destacada Car"/>
    <w:basedOn w:val="Fuentedeprrafopredeter"/>
    <w:link w:val="Citadestacada"/>
    <w:uiPriority w:val="30"/>
    <w:rsid w:val="00A21257"/>
    <w:rPr>
      <w:rFonts w:eastAsiaTheme="majorEastAsia" w:cstheme="majorBidi"/>
      <w:caps/>
      <w:color w:val="823B0B" w:themeColor="accent2" w:themeShade="7F"/>
      <w:spacing w:val="5"/>
      <w:sz w:val="20"/>
      <w:szCs w:val="20"/>
    </w:rPr>
  </w:style>
  <w:style w:type="character" w:styleId="nfasissutil">
    <w:name w:val="Subtle Emphasis"/>
    <w:uiPriority w:val="19"/>
    <w:qFormat/>
    <w:rsid w:val="00A21257"/>
    <w:rPr>
      <w:i/>
      <w:iCs/>
    </w:rPr>
  </w:style>
  <w:style w:type="character" w:styleId="nfasisintenso">
    <w:name w:val="Intense Emphasis"/>
    <w:uiPriority w:val="21"/>
    <w:qFormat/>
    <w:rsid w:val="00A21257"/>
    <w:rPr>
      <w:i/>
      <w:iCs/>
      <w:caps/>
      <w:spacing w:val="10"/>
      <w:sz w:val="20"/>
      <w:szCs w:val="20"/>
    </w:rPr>
  </w:style>
  <w:style w:type="character" w:styleId="Referenciasutil">
    <w:name w:val="Subtle Reference"/>
    <w:basedOn w:val="Fuentedeprrafopredeter"/>
    <w:uiPriority w:val="31"/>
    <w:qFormat/>
    <w:rsid w:val="00A21257"/>
    <w:rPr>
      <w:rFonts w:asciiTheme="minorHAnsi" w:eastAsiaTheme="minorEastAsia" w:hAnsiTheme="minorHAnsi" w:cstheme="minorBidi"/>
      <w:i/>
      <w:iCs/>
      <w:color w:val="823B0B" w:themeColor="accent2" w:themeShade="7F"/>
    </w:rPr>
  </w:style>
  <w:style w:type="character" w:styleId="Referenciaintensa">
    <w:name w:val="Intense Reference"/>
    <w:uiPriority w:val="32"/>
    <w:qFormat/>
    <w:rsid w:val="00A21257"/>
    <w:rPr>
      <w:rFonts w:asciiTheme="minorHAnsi" w:eastAsiaTheme="minorEastAsia" w:hAnsiTheme="minorHAnsi" w:cstheme="minorBidi"/>
      <w:b/>
      <w:bCs/>
      <w:i/>
      <w:iCs/>
      <w:color w:val="823B0B" w:themeColor="accent2" w:themeShade="7F"/>
    </w:rPr>
  </w:style>
  <w:style w:type="character" w:styleId="Ttulodellibro">
    <w:name w:val="Book Title"/>
    <w:uiPriority w:val="33"/>
    <w:qFormat/>
    <w:rsid w:val="00A21257"/>
    <w:rPr>
      <w:caps/>
      <w:color w:val="823B0B" w:themeColor="accent2" w:themeShade="7F"/>
      <w:spacing w:val="5"/>
      <w:u w:color="823B0B" w:themeColor="accent2" w:themeShade="7F"/>
    </w:rPr>
  </w:style>
  <w:style w:type="paragraph" w:styleId="Encabezado">
    <w:name w:val="header"/>
    <w:basedOn w:val="Normal"/>
    <w:link w:val="EncabezadoCar"/>
    <w:uiPriority w:val="99"/>
    <w:unhideWhenUsed/>
    <w:rsid w:val="00E229D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229D8"/>
    <w:rPr>
      <w:lang w:val="es-ES"/>
    </w:rPr>
  </w:style>
  <w:style w:type="paragraph" w:styleId="Piedepgina">
    <w:name w:val="footer"/>
    <w:basedOn w:val="Normal"/>
    <w:link w:val="PiedepginaCar"/>
    <w:uiPriority w:val="99"/>
    <w:unhideWhenUsed/>
    <w:rsid w:val="00E229D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229D8"/>
    <w:rPr>
      <w:lang w:val="es-ES"/>
    </w:rPr>
  </w:style>
  <w:style w:type="character" w:styleId="Mencinsinresolver">
    <w:name w:val="Unresolved Mention"/>
    <w:basedOn w:val="Fuentedeprrafopredeter"/>
    <w:uiPriority w:val="99"/>
    <w:semiHidden/>
    <w:unhideWhenUsed/>
    <w:rsid w:val="00CB0169"/>
    <w:rPr>
      <w:color w:val="605E5C"/>
      <w:shd w:val="clear" w:color="auto" w:fill="E1DFDD"/>
    </w:rPr>
  </w:style>
  <w:style w:type="paragraph" w:styleId="Revisin">
    <w:name w:val="Revision"/>
    <w:hidden/>
    <w:uiPriority w:val="99"/>
    <w:semiHidden/>
    <w:rsid w:val="00F24140"/>
    <w:pPr>
      <w:spacing w:after="0" w:line="240" w:lineRule="auto"/>
    </w:pPr>
    <w:rPr>
      <w:lang w:val="es-ES"/>
    </w:rPr>
  </w:style>
  <w:style w:type="character" w:styleId="Refdecomentario">
    <w:name w:val="annotation reference"/>
    <w:basedOn w:val="Fuentedeprrafopredeter"/>
    <w:uiPriority w:val="99"/>
    <w:semiHidden/>
    <w:unhideWhenUsed/>
    <w:rsid w:val="009027CD"/>
    <w:rPr>
      <w:sz w:val="16"/>
      <w:szCs w:val="16"/>
    </w:rPr>
  </w:style>
  <w:style w:type="paragraph" w:styleId="Textocomentario">
    <w:name w:val="annotation text"/>
    <w:basedOn w:val="Normal"/>
    <w:link w:val="TextocomentarioCar"/>
    <w:uiPriority w:val="99"/>
    <w:unhideWhenUsed/>
    <w:rsid w:val="009027CD"/>
    <w:pPr>
      <w:spacing w:line="240" w:lineRule="auto"/>
    </w:pPr>
    <w:rPr>
      <w:sz w:val="20"/>
      <w:szCs w:val="20"/>
    </w:rPr>
  </w:style>
  <w:style w:type="character" w:customStyle="1" w:styleId="TextocomentarioCar">
    <w:name w:val="Texto comentario Car"/>
    <w:basedOn w:val="Fuentedeprrafopredeter"/>
    <w:link w:val="Textocomentario"/>
    <w:uiPriority w:val="99"/>
    <w:rsid w:val="009027CD"/>
    <w:rPr>
      <w:sz w:val="20"/>
      <w:szCs w:val="20"/>
      <w:lang w:val="es-ES"/>
    </w:rPr>
  </w:style>
  <w:style w:type="paragraph" w:styleId="Asuntodelcomentario">
    <w:name w:val="annotation subject"/>
    <w:basedOn w:val="Textocomentario"/>
    <w:next w:val="Textocomentario"/>
    <w:link w:val="AsuntodelcomentarioCar"/>
    <w:uiPriority w:val="99"/>
    <w:semiHidden/>
    <w:unhideWhenUsed/>
    <w:rsid w:val="009027CD"/>
    <w:rPr>
      <w:b/>
      <w:bCs/>
    </w:rPr>
  </w:style>
  <w:style w:type="character" w:customStyle="1" w:styleId="AsuntodelcomentarioCar">
    <w:name w:val="Asunto del comentario Car"/>
    <w:basedOn w:val="TextocomentarioCar"/>
    <w:link w:val="Asuntodelcomentario"/>
    <w:uiPriority w:val="99"/>
    <w:semiHidden/>
    <w:rsid w:val="009027CD"/>
    <w:rPr>
      <w:b/>
      <w:bCs/>
      <w:sz w:val="20"/>
      <w:szCs w:val="20"/>
      <w:lang w:val="es-ES"/>
    </w:rPr>
  </w:style>
  <w:style w:type="paragraph" w:styleId="NormalWeb">
    <w:name w:val="Normal (Web)"/>
    <w:basedOn w:val="Normal"/>
    <w:uiPriority w:val="99"/>
    <w:semiHidden/>
    <w:unhideWhenUsed/>
    <w:rsid w:val="00360E2D"/>
    <w:rPr>
      <w:rFonts w:ascii="Times New Roman" w:hAnsi="Times New Roman" w:cs="Times New Roman"/>
      <w:sz w:val="24"/>
      <w:szCs w:val="24"/>
    </w:rPr>
  </w:style>
  <w:style w:type="paragraph" w:customStyle="1" w:styleId="Subtitulo1">
    <w:name w:val="Subtitulo 1"/>
    <w:basedOn w:val="Subttulo"/>
    <w:next w:val="Subttulo"/>
    <w:link w:val="Subtitulo1Car"/>
    <w:qFormat/>
    <w:rsid w:val="0042794D"/>
    <w:pPr>
      <w:jc w:val="left"/>
    </w:pPr>
    <w:rPr>
      <w:rFonts w:ascii="Segoe UI Light" w:hAnsi="Segoe UI Light"/>
      <w:sz w:val="20"/>
    </w:rPr>
  </w:style>
  <w:style w:type="character" w:customStyle="1" w:styleId="Subtitulo1Car">
    <w:name w:val="Subtitulo 1 Car"/>
    <w:basedOn w:val="SubttuloCar"/>
    <w:link w:val="Subtitulo1"/>
    <w:rsid w:val="0042794D"/>
    <w:rPr>
      <w:rFonts w:ascii="Segoe UI Light" w:eastAsiaTheme="majorEastAsia" w:hAnsi="Segoe UI Light" w:cstheme="majorBidi"/>
      <w:caps/>
      <w:spacing w:val="20"/>
      <w:sz w:val="20"/>
      <w:szCs w:val="18"/>
      <w:lang w:val="es-ES"/>
    </w:rPr>
  </w:style>
  <w:style w:type="paragraph" w:styleId="TDC3">
    <w:name w:val="toc 3"/>
    <w:basedOn w:val="Normal"/>
    <w:next w:val="Normal"/>
    <w:autoRedefine/>
    <w:uiPriority w:val="39"/>
    <w:unhideWhenUsed/>
    <w:rsid w:val="0089445B"/>
    <w:pPr>
      <w:spacing w:after="100" w:line="259" w:lineRule="auto"/>
      <w:ind w:left="440"/>
    </w:pPr>
    <w:rPr>
      <w:rFonts w:asciiTheme="minorHAnsi" w:eastAsiaTheme="minorEastAsia" w:hAnsiTheme="minorHAnsi" w:cs="Times New Roman"/>
      <w:lang w:val="es-CL" w:eastAsia="es-CL" w:bidi="ar-SA"/>
    </w:rPr>
  </w:style>
  <w:style w:type="paragraph" w:customStyle="1" w:styleId="Titulo">
    <w:name w:val="Titulo"/>
    <w:basedOn w:val="Normal"/>
    <w:link w:val="TituloCar"/>
    <w:qFormat/>
    <w:rsid w:val="0089445B"/>
    <w:pPr>
      <w:spacing w:line="276" w:lineRule="auto"/>
      <w:jc w:val="both"/>
      <w:outlineLvl w:val="0"/>
    </w:pPr>
    <w:rPr>
      <w:rFonts w:ascii="Segoe UI Light" w:hAnsi="Segoe UI Light"/>
      <w:b/>
      <w:bCs/>
      <w:color w:val="000000" w:themeColor="text1"/>
      <w:szCs w:val="28"/>
    </w:rPr>
  </w:style>
  <w:style w:type="character" w:customStyle="1" w:styleId="TituloCar">
    <w:name w:val="Titulo Car"/>
    <w:basedOn w:val="Fuentedeprrafopredeter"/>
    <w:link w:val="Titulo"/>
    <w:rsid w:val="0089445B"/>
    <w:rPr>
      <w:rFonts w:ascii="Segoe UI Light" w:hAnsi="Segoe UI Light"/>
      <w:b/>
      <w:bCs/>
      <w:color w:val="000000" w:themeColor="text1"/>
      <w:szCs w:val="28"/>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86877">
      <w:bodyDiv w:val="1"/>
      <w:marLeft w:val="0"/>
      <w:marRight w:val="0"/>
      <w:marTop w:val="0"/>
      <w:marBottom w:val="0"/>
      <w:divBdr>
        <w:top w:val="none" w:sz="0" w:space="0" w:color="auto"/>
        <w:left w:val="none" w:sz="0" w:space="0" w:color="auto"/>
        <w:bottom w:val="none" w:sz="0" w:space="0" w:color="auto"/>
        <w:right w:val="none" w:sz="0" w:space="0" w:color="auto"/>
      </w:divBdr>
    </w:div>
    <w:div w:id="84956964">
      <w:bodyDiv w:val="1"/>
      <w:marLeft w:val="0"/>
      <w:marRight w:val="0"/>
      <w:marTop w:val="0"/>
      <w:marBottom w:val="0"/>
      <w:divBdr>
        <w:top w:val="none" w:sz="0" w:space="0" w:color="auto"/>
        <w:left w:val="none" w:sz="0" w:space="0" w:color="auto"/>
        <w:bottom w:val="none" w:sz="0" w:space="0" w:color="auto"/>
        <w:right w:val="none" w:sz="0" w:space="0" w:color="auto"/>
      </w:divBdr>
    </w:div>
    <w:div w:id="286357044">
      <w:bodyDiv w:val="1"/>
      <w:marLeft w:val="0"/>
      <w:marRight w:val="0"/>
      <w:marTop w:val="0"/>
      <w:marBottom w:val="0"/>
      <w:divBdr>
        <w:top w:val="none" w:sz="0" w:space="0" w:color="auto"/>
        <w:left w:val="none" w:sz="0" w:space="0" w:color="auto"/>
        <w:bottom w:val="none" w:sz="0" w:space="0" w:color="auto"/>
        <w:right w:val="none" w:sz="0" w:space="0" w:color="auto"/>
      </w:divBdr>
    </w:div>
    <w:div w:id="332342984">
      <w:bodyDiv w:val="1"/>
      <w:marLeft w:val="0"/>
      <w:marRight w:val="0"/>
      <w:marTop w:val="0"/>
      <w:marBottom w:val="0"/>
      <w:divBdr>
        <w:top w:val="none" w:sz="0" w:space="0" w:color="auto"/>
        <w:left w:val="none" w:sz="0" w:space="0" w:color="auto"/>
        <w:bottom w:val="none" w:sz="0" w:space="0" w:color="auto"/>
        <w:right w:val="none" w:sz="0" w:space="0" w:color="auto"/>
      </w:divBdr>
    </w:div>
    <w:div w:id="454375240">
      <w:bodyDiv w:val="1"/>
      <w:marLeft w:val="0"/>
      <w:marRight w:val="0"/>
      <w:marTop w:val="0"/>
      <w:marBottom w:val="0"/>
      <w:divBdr>
        <w:top w:val="none" w:sz="0" w:space="0" w:color="auto"/>
        <w:left w:val="none" w:sz="0" w:space="0" w:color="auto"/>
        <w:bottom w:val="none" w:sz="0" w:space="0" w:color="auto"/>
        <w:right w:val="none" w:sz="0" w:space="0" w:color="auto"/>
      </w:divBdr>
    </w:div>
    <w:div w:id="605698185">
      <w:bodyDiv w:val="1"/>
      <w:marLeft w:val="0"/>
      <w:marRight w:val="0"/>
      <w:marTop w:val="0"/>
      <w:marBottom w:val="0"/>
      <w:divBdr>
        <w:top w:val="none" w:sz="0" w:space="0" w:color="auto"/>
        <w:left w:val="none" w:sz="0" w:space="0" w:color="auto"/>
        <w:bottom w:val="none" w:sz="0" w:space="0" w:color="auto"/>
        <w:right w:val="none" w:sz="0" w:space="0" w:color="auto"/>
      </w:divBdr>
    </w:div>
    <w:div w:id="629870107">
      <w:bodyDiv w:val="1"/>
      <w:marLeft w:val="0"/>
      <w:marRight w:val="0"/>
      <w:marTop w:val="0"/>
      <w:marBottom w:val="0"/>
      <w:divBdr>
        <w:top w:val="none" w:sz="0" w:space="0" w:color="auto"/>
        <w:left w:val="none" w:sz="0" w:space="0" w:color="auto"/>
        <w:bottom w:val="none" w:sz="0" w:space="0" w:color="auto"/>
        <w:right w:val="none" w:sz="0" w:space="0" w:color="auto"/>
      </w:divBdr>
    </w:div>
    <w:div w:id="671025696">
      <w:bodyDiv w:val="1"/>
      <w:marLeft w:val="0"/>
      <w:marRight w:val="0"/>
      <w:marTop w:val="0"/>
      <w:marBottom w:val="0"/>
      <w:divBdr>
        <w:top w:val="none" w:sz="0" w:space="0" w:color="auto"/>
        <w:left w:val="none" w:sz="0" w:space="0" w:color="auto"/>
        <w:bottom w:val="none" w:sz="0" w:space="0" w:color="auto"/>
        <w:right w:val="none" w:sz="0" w:space="0" w:color="auto"/>
      </w:divBdr>
    </w:div>
    <w:div w:id="695080996">
      <w:bodyDiv w:val="1"/>
      <w:marLeft w:val="0"/>
      <w:marRight w:val="0"/>
      <w:marTop w:val="0"/>
      <w:marBottom w:val="0"/>
      <w:divBdr>
        <w:top w:val="none" w:sz="0" w:space="0" w:color="auto"/>
        <w:left w:val="none" w:sz="0" w:space="0" w:color="auto"/>
        <w:bottom w:val="none" w:sz="0" w:space="0" w:color="auto"/>
        <w:right w:val="none" w:sz="0" w:space="0" w:color="auto"/>
      </w:divBdr>
    </w:div>
    <w:div w:id="738867721">
      <w:bodyDiv w:val="1"/>
      <w:marLeft w:val="0"/>
      <w:marRight w:val="0"/>
      <w:marTop w:val="0"/>
      <w:marBottom w:val="0"/>
      <w:divBdr>
        <w:top w:val="none" w:sz="0" w:space="0" w:color="auto"/>
        <w:left w:val="none" w:sz="0" w:space="0" w:color="auto"/>
        <w:bottom w:val="none" w:sz="0" w:space="0" w:color="auto"/>
        <w:right w:val="none" w:sz="0" w:space="0" w:color="auto"/>
      </w:divBdr>
    </w:div>
    <w:div w:id="742877124">
      <w:bodyDiv w:val="1"/>
      <w:marLeft w:val="0"/>
      <w:marRight w:val="0"/>
      <w:marTop w:val="0"/>
      <w:marBottom w:val="0"/>
      <w:divBdr>
        <w:top w:val="none" w:sz="0" w:space="0" w:color="auto"/>
        <w:left w:val="none" w:sz="0" w:space="0" w:color="auto"/>
        <w:bottom w:val="none" w:sz="0" w:space="0" w:color="auto"/>
        <w:right w:val="none" w:sz="0" w:space="0" w:color="auto"/>
      </w:divBdr>
    </w:div>
    <w:div w:id="832723952">
      <w:bodyDiv w:val="1"/>
      <w:marLeft w:val="0"/>
      <w:marRight w:val="0"/>
      <w:marTop w:val="0"/>
      <w:marBottom w:val="0"/>
      <w:divBdr>
        <w:top w:val="none" w:sz="0" w:space="0" w:color="auto"/>
        <w:left w:val="none" w:sz="0" w:space="0" w:color="auto"/>
        <w:bottom w:val="none" w:sz="0" w:space="0" w:color="auto"/>
        <w:right w:val="none" w:sz="0" w:space="0" w:color="auto"/>
      </w:divBdr>
      <w:divsChild>
        <w:div w:id="1117485716">
          <w:marLeft w:val="547"/>
          <w:marRight w:val="0"/>
          <w:marTop w:val="0"/>
          <w:marBottom w:val="0"/>
          <w:divBdr>
            <w:top w:val="none" w:sz="0" w:space="0" w:color="auto"/>
            <w:left w:val="none" w:sz="0" w:space="0" w:color="auto"/>
            <w:bottom w:val="none" w:sz="0" w:space="0" w:color="auto"/>
            <w:right w:val="none" w:sz="0" w:space="0" w:color="auto"/>
          </w:divBdr>
        </w:div>
      </w:divsChild>
    </w:div>
    <w:div w:id="849176273">
      <w:bodyDiv w:val="1"/>
      <w:marLeft w:val="0"/>
      <w:marRight w:val="0"/>
      <w:marTop w:val="0"/>
      <w:marBottom w:val="0"/>
      <w:divBdr>
        <w:top w:val="none" w:sz="0" w:space="0" w:color="auto"/>
        <w:left w:val="none" w:sz="0" w:space="0" w:color="auto"/>
        <w:bottom w:val="none" w:sz="0" w:space="0" w:color="auto"/>
        <w:right w:val="none" w:sz="0" w:space="0" w:color="auto"/>
      </w:divBdr>
    </w:div>
    <w:div w:id="980815998">
      <w:bodyDiv w:val="1"/>
      <w:marLeft w:val="0"/>
      <w:marRight w:val="0"/>
      <w:marTop w:val="0"/>
      <w:marBottom w:val="0"/>
      <w:divBdr>
        <w:top w:val="none" w:sz="0" w:space="0" w:color="auto"/>
        <w:left w:val="none" w:sz="0" w:space="0" w:color="auto"/>
        <w:bottom w:val="none" w:sz="0" w:space="0" w:color="auto"/>
        <w:right w:val="none" w:sz="0" w:space="0" w:color="auto"/>
      </w:divBdr>
    </w:div>
    <w:div w:id="1065565269">
      <w:bodyDiv w:val="1"/>
      <w:marLeft w:val="0"/>
      <w:marRight w:val="0"/>
      <w:marTop w:val="0"/>
      <w:marBottom w:val="0"/>
      <w:divBdr>
        <w:top w:val="none" w:sz="0" w:space="0" w:color="auto"/>
        <w:left w:val="none" w:sz="0" w:space="0" w:color="auto"/>
        <w:bottom w:val="none" w:sz="0" w:space="0" w:color="auto"/>
        <w:right w:val="none" w:sz="0" w:space="0" w:color="auto"/>
      </w:divBdr>
    </w:div>
    <w:div w:id="1172523263">
      <w:bodyDiv w:val="1"/>
      <w:marLeft w:val="0"/>
      <w:marRight w:val="0"/>
      <w:marTop w:val="0"/>
      <w:marBottom w:val="0"/>
      <w:divBdr>
        <w:top w:val="none" w:sz="0" w:space="0" w:color="auto"/>
        <w:left w:val="none" w:sz="0" w:space="0" w:color="auto"/>
        <w:bottom w:val="none" w:sz="0" w:space="0" w:color="auto"/>
        <w:right w:val="none" w:sz="0" w:space="0" w:color="auto"/>
      </w:divBdr>
    </w:div>
    <w:div w:id="1204631414">
      <w:bodyDiv w:val="1"/>
      <w:marLeft w:val="0"/>
      <w:marRight w:val="0"/>
      <w:marTop w:val="0"/>
      <w:marBottom w:val="0"/>
      <w:divBdr>
        <w:top w:val="none" w:sz="0" w:space="0" w:color="auto"/>
        <w:left w:val="none" w:sz="0" w:space="0" w:color="auto"/>
        <w:bottom w:val="none" w:sz="0" w:space="0" w:color="auto"/>
        <w:right w:val="none" w:sz="0" w:space="0" w:color="auto"/>
      </w:divBdr>
      <w:divsChild>
        <w:div w:id="1601600916">
          <w:marLeft w:val="0"/>
          <w:marRight w:val="0"/>
          <w:marTop w:val="0"/>
          <w:marBottom w:val="0"/>
          <w:divBdr>
            <w:top w:val="none" w:sz="0" w:space="0" w:color="auto"/>
            <w:left w:val="none" w:sz="0" w:space="0" w:color="auto"/>
            <w:bottom w:val="none" w:sz="0" w:space="0" w:color="auto"/>
            <w:right w:val="none" w:sz="0" w:space="0" w:color="auto"/>
          </w:divBdr>
        </w:div>
        <w:div w:id="1735934740">
          <w:marLeft w:val="0"/>
          <w:marRight w:val="0"/>
          <w:marTop w:val="0"/>
          <w:marBottom w:val="0"/>
          <w:divBdr>
            <w:top w:val="none" w:sz="0" w:space="0" w:color="auto"/>
            <w:left w:val="none" w:sz="0" w:space="0" w:color="auto"/>
            <w:bottom w:val="none" w:sz="0" w:space="0" w:color="auto"/>
            <w:right w:val="none" w:sz="0" w:space="0" w:color="auto"/>
          </w:divBdr>
        </w:div>
      </w:divsChild>
    </w:div>
    <w:div w:id="1266499206">
      <w:bodyDiv w:val="1"/>
      <w:marLeft w:val="0"/>
      <w:marRight w:val="0"/>
      <w:marTop w:val="0"/>
      <w:marBottom w:val="0"/>
      <w:divBdr>
        <w:top w:val="none" w:sz="0" w:space="0" w:color="auto"/>
        <w:left w:val="none" w:sz="0" w:space="0" w:color="auto"/>
        <w:bottom w:val="none" w:sz="0" w:space="0" w:color="auto"/>
        <w:right w:val="none" w:sz="0" w:space="0" w:color="auto"/>
      </w:divBdr>
    </w:div>
    <w:div w:id="1304505550">
      <w:bodyDiv w:val="1"/>
      <w:marLeft w:val="0"/>
      <w:marRight w:val="0"/>
      <w:marTop w:val="0"/>
      <w:marBottom w:val="0"/>
      <w:divBdr>
        <w:top w:val="none" w:sz="0" w:space="0" w:color="auto"/>
        <w:left w:val="none" w:sz="0" w:space="0" w:color="auto"/>
        <w:bottom w:val="none" w:sz="0" w:space="0" w:color="auto"/>
        <w:right w:val="none" w:sz="0" w:space="0" w:color="auto"/>
      </w:divBdr>
    </w:div>
    <w:div w:id="1361542736">
      <w:bodyDiv w:val="1"/>
      <w:marLeft w:val="0"/>
      <w:marRight w:val="0"/>
      <w:marTop w:val="0"/>
      <w:marBottom w:val="0"/>
      <w:divBdr>
        <w:top w:val="none" w:sz="0" w:space="0" w:color="auto"/>
        <w:left w:val="none" w:sz="0" w:space="0" w:color="auto"/>
        <w:bottom w:val="none" w:sz="0" w:space="0" w:color="auto"/>
        <w:right w:val="none" w:sz="0" w:space="0" w:color="auto"/>
      </w:divBdr>
    </w:div>
    <w:div w:id="1448232789">
      <w:bodyDiv w:val="1"/>
      <w:marLeft w:val="0"/>
      <w:marRight w:val="0"/>
      <w:marTop w:val="0"/>
      <w:marBottom w:val="0"/>
      <w:divBdr>
        <w:top w:val="none" w:sz="0" w:space="0" w:color="auto"/>
        <w:left w:val="none" w:sz="0" w:space="0" w:color="auto"/>
        <w:bottom w:val="none" w:sz="0" w:space="0" w:color="auto"/>
        <w:right w:val="none" w:sz="0" w:space="0" w:color="auto"/>
      </w:divBdr>
    </w:div>
    <w:div w:id="1493452689">
      <w:bodyDiv w:val="1"/>
      <w:marLeft w:val="0"/>
      <w:marRight w:val="0"/>
      <w:marTop w:val="0"/>
      <w:marBottom w:val="0"/>
      <w:divBdr>
        <w:top w:val="none" w:sz="0" w:space="0" w:color="auto"/>
        <w:left w:val="none" w:sz="0" w:space="0" w:color="auto"/>
        <w:bottom w:val="none" w:sz="0" w:space="0" w:color="auto"/>
        <w:right w:val="none" w:sz="0" w:space="0" w:color="auto"/>
      </w:divBdr>
      <w:divsChild>
        <w:div w:id="920793300">
          <w:marLeft w:val="547"/>
          <w:marRight w:val="0"/>
          <w:marTop w:val="0"/>
          <w:marBottom w:val="0"/>
          <w:divBdr>
            <w:top w:val="none" w:sz="0" w:space="0" w:color="auto"/>
            <w:left w:val="none" w:sz="0" w:space="0" w:color="auto"/>
            <w:bottom w:val="none" w:sz="0" w:space="0" w:color="auto"/>
            <w:right w:val="none" w:sz="0" w:space="0" w:color="auto"/>
          </w:divBdr>
        </w:div>
      </w:divsChild>
    </w:div>
    <w:div w:id="1566456259">
      <w:bodyDiv w:val="1"/>
      <w:marLeft w:val="0"/>
      <w:marRight w:val="0"/>
      <w:marTop w:val="0"/>
      <w:marBottom w:val="0"/>
      <w:divBdr>
        <w:top w:val="none" w:sz="0" w:space="0" w:color="auto"/>
        <w:left w:val="none" w:sz="0" w:space="0" w:color="auto"/>
        <w:bottom w:val="none" w:sz="0" w:space="0" w:color="auto"/>
        <w:right w:val="none" w:sz="0" w:space="0" w:color="auto"/>
      </w:divBdr>
    </w:div>
    <w:div w:id="1645235702">
      <w:bodyDiv w:val="1"/>
      <w:marLeft w:val="0"/>
      <w:marRight w:val="0"/>
      <w:marTop w:val="0"/>
      <w:marBottom w:val="0"/>
      <w:divBdr>
        <w:top w:val="none" w:sz="0" w:space="0" w:color="auto"/>
        <w:left w:val="none" w:sz="0" w:space="0" w:color="auto"/>
        <w:bottom w:val="none" w:sz="0" w:space="0" w:color="auto"/>
        <w:right w:val="none" w:sz="0" w:space="0" w:color="auto"/>
      </w:divBdr>
      <w:divsChild>
        <w:div w:id="1362626997">
          <w:marLeft w:val="547"/>
          <w:marRight w:val="0"/>
          <w:marTop w:val="0"/>
          <w:marBottom w:val="0"/>
          <w:divBdr>
            <w:top w:val="none" w:sz="0" w:space="0" w:color="auto"/>
            <w:left w:val="none" w:sz="0" w:space="0" w:color="auto"/>
            <w:bottom w:val="none" w:sz="0" w:space="0" w:color="auto"/>
            <w:right w:val="none" w:sz="0" w:space="0" w:color="auto"/>
          </w:divBdr>
        </w:div>
      </w:divsChild>
    </w:div>
    <w:div w:id="1797601317">
      <w:bodyDiv w:val="1"/>
      <w:marLeft w:val="0"/>
      <w:marRight w:val="0"/>
      <w:marTop w:val="0"/>
      <w:marBottom w:val="0"/>
      <w:divBdr>
        <w:top w:val="none" w:sz="0" w:space="0" w:color="auto"/>
        <w:left w:val="none" w:sz="0" w:space="0" w:color="auto"/>
        <w:bottom w:val="none" w:sz="0" w:space="0" w:color="auto"/>
        <w:right w:val="none" w:sz="0" w:space="0" w:color="auto"/>
      </w:divBdr>
    </w:div>
    <w:div w:id="1917129561">
      <w:bodyDiv w:val="1"/>
      <w:marLeft w:val="0"/>
      <w:marRight w:val="0"/>
      <w:marTop w:val="0"/>
      <w:marBottom w:val="0"/>
      <w:divBdr>
        <w:top w:val="none" w:sz="0" w:space="0" w:color="auto"/>
        <w:left w:val="none" w:sz="0" w:space="0" w:color="auto"/>
        <w:bottom w:val="none" w:sz="0" w:space="0" w:color="auto"/>
        <w:right w:val="none" w:sz="0" w:space="0" w:color="auto"/>
      </w:divBdr>
    </w:div>
    <w:div w:id="2142454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RelyOnCS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header" Target="header1.xml"/><Relationship Id="rId28" Type="http://schemas.openxmlformats.org/officeDocument/2006/relationships/glossaryDocument" Target="glossary/document.xml"/><Relationship Id="rId10" Type="http://schemas.openxmlformats.org/officeDocument/2006/relationships/hyperlink" Target="https://deis.minsal.cl/" TargetMode="External"/><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_rels/header2.xml.rels><?xml version="1.0" encoding="UTF-8" standalone="yes"?>
<Relationships xmlns="http://schemas.openxmlformats.org/package/2006/relationships"><Relationship Id="rId1" Type="http://schemas.openxmlformats.org/officeDocument/2006/relationships/image" Target="media/image1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3EC9569C17947949165B82462CC4B69"/>
        <w:category>
          <w:name w:val="General"/>
          <w:gallery w:val="placeholder"/>
        </w:category>
        <w:types>
          <w:type w:val="bbPlcHdr"/>
        </w:types>
        <w:behaviors>
          <w:behavior w:val="content"/>
        </w:behaviors>
        <w:guid w:val="{E2AB9DC3-CBF0-4A19-9FB6-6A41CCB7FF0A}"/>
      </w:docPartPr>
      <w:docPartBody>
        <w:p w:rsidR="0055285A" w:rsidRDefault="0055285A" w:rsidP="0055285A">
          <w:pPr>
            <w:pStyle w:val="83EC9569C17947949165B82462CC4B69"/>
          </w:pPr>
          <w:r>
            <w:rPr>
              <w:sz w:val="96"/>
              <w:szCs w:val="96"/>
            </w:rPr>
            <w:t>[Año]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Light">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55285A"/>
    <w:rsid w:val="0000013B"/>
    <w:rsid w:val="00012635"/>
    <w:rsid w:val="000268F4"/>
    <w:rsid w:val="000B0250"/>
    <w:rsid w:val="000D13B1"/>
    <w:rsid w:val="000D441A"/>
    <w:rsid w:val="000D7888"/>
    <w:rsid w:val="001030B3"/>
    <w:rsid w:val="0010540E"/>
    <w:rsid w:val="0013634F"/>
    <w:rsid w:val="0015372A"/>
    <w:rsid w:val="00174893"/>
    <w:rsid w:val="001B49CB"/>
    <w:rsid w:val="001E19B4"/>
    <w:rsid w:val="002049F8"/>
    <w:rsid w:val="0021350A"/>
    <w:rsid w:val="002510A8"/>
    <w:rsid w:val="00251BE4"/>
    <w:rsid w:val="0026684D"/>
    <w:rsid w:val="002720A7"/>
    <w:rsid w:val="002A0584"/>
    <w:rsid w:val="002D526F"/>
    <w:rsid w:val="002F7048"/>
    <w:rsid w:val="00316245"/>
    <w:rsid w:val="00344A1A"/>
    <w:rsid w:val="00347DBE"/>
    <w:rsid w:val="00386194"/>
    <w:rsid w:val="00391A58"/>
    <w:rsid w:val="0039415C"/>
    <w:rsid w:val="003E1B90"/>
    <w:rsid w:val="004103D0"/>
    <w:rsid w:val="00413B3C"/>
    <w:rsid w:val="0043342C"/>
    <w:rsid w:val="004336BB"/>
    <w:rsid w:val="004665F7"/>
    <w:rsid w:val="00472E08"/>
    <w:rsid w:val="00493544"/>
    <w:rsid w:val="004B7878"/>
    <w:rsid w:val="004C58F9"/>
    <w:rsid w:val="004C6224"/>
    <w:rsid w:val="005204C8"/>
    <w:rsid w:val="00526BE4"/>
    <w:rsid w:val="00527932"/>
    <w:rsid w:val="00535C9E"/>
    <w:rsid w:val="005511E2"/>
    <w:rsid w:val="0055285A"/>
    <w:rsid w:val="005530C5"/>
    <w:rsid w:val="00565183"/>
    <w:rsid w:val="00566CF5"/>
    <w:rsid w:val="005C2D92"/>
    <w:rsid w:val="005D514E"/>
    <w:rsid w:val="00604E02"/>
    <w:rsid w:val="006051EB"/>
    <w:rsid w:val="00605EF1"/>
    <w:rsid w:val="006A402B"/>
    <w:rsid w:val="006B5DB5"/>
    <w:rsid w:val="006D27DF"/>
    <w:rsid w:val="00734791"/>
    <w:rsid w:val="00741A0D"/>
    <w:rsid w:val="00764A07"/>
    <w:rsid w:val="00797107"/>
    <w:rsid w:val="007A5BB9"/>
    <w:rsid w:val="007D141A"/>
    <w:rsid w:val="007F02F4"/>
    <w:rsid w:val="0080719F"/>
    <w:rsid w:val="0081251C"/>
    <w:rsid w:val="00822748"/>
    <w:rsid w:val="008370FB"/>
    <w:rsid w:val="00881036"/>
    <w:rsid w:val="009041AB"/>
    <w:rsid w:val="009333E9"/>
    <w:rsid w:val="009422E6"/>
    <w:rsid w:val="00954FB0"/>
    <w:rsid w:val="009D4624"/>
    <w:rsid w:val="009E45DB"/>
    <w:rsid w:val="00A02838"/>
    <w:rsid w:val="00A73771"/>
    <w:rsid w:val="00AC7D03"/>
    <w:rsid w:val="00B123ED"/>
    <w:rsid w:val="00B73841"/>
    <w:rsid w:val="00B93C0D"/>
    <w:rsid w:val="00BC1B50"/>
    <w:rsid w:val="00BF0ECF"/>
    <w:rsid w:val="00C33A5A"/>
    <w:rsid w:val="00C47A37"/>
    <w:rsid w:val="00C6714D"/>
    <w:rsid w:val="00C705C8"/>
    <w:rsid w:val="00C941DB"/>
    <w:rsid w:val="00CA2071"/>
    <w:rsid w:val="00CD1021"/>
    <w:rsid w:val="00CE67AD"/>
    <w:rsid w:val="00D14143"/>
    <w:rsid w:val="00D25234"/>
    <w:rsid w:val="00D53A22"/>
    <w:rsid w:val="00D61852"/>
    <w:rsid w:val="00D91BAF"/>
    <w:rsid w:val="00E279A7"/>
    <w:rsid w:val="00E5296F"/>
    <w:rsid w:val="00E9629E"/>
    <w:rsid w:val="00EB6612"/>
    <w:rsid w:val="00EE1FC4"/>
    <w:rsid w:val="00F57281"/>
    <w:rsid w:val="00FA28CC"/>
    <w:rsid w:val="00FC3CC2"/>
    <w:rsid w:val="00FD12BB"/>
    <w:rsid w:val="00FF053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83EC9569C17947949165B82462CC4B69">
    <w:name w:val="83EC9569C17947949165B82462CC4B69"/>
    <w:rsid w:val="0055285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doNotRelyOnCSS/>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D08B91B-06EC-43E9-B04D-85D0CAB486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332</TotalTime>
  <Pages>18</Pages>
  <Words>2854</Words>
  <Characters>15701</Characters>
  <Application>Microsoft Office Word</Application>
  <DocSecurity>0</DocSecurity>
  <Lines>130</Lines>
  <Paragraphs>37</Paragraphs>
  <ScaleCrop>false</ScaleCrop>
  <HeadingPairs>
    <vt:vector size="2" baseType="variant">
      <vt:variant>
        <vt:lpstr>Título</vt:lpstr>
      </vt:variant>
      <vt:variant>
        <vt:i4>1</vt:i4>
      </vt:variant>
    </vt:vector>
  </HeadingPairs>
  <TitlesOfParts>
    <vt:vector size="1" baseType="lpstr">
      <vt:lpstr>MANUAL USO APLICATIVO VALIDADOR CONSISTENCIAS REM</vt:lpstr>
    </vt:vector>
  </TitlesOfParts>
  <Company/>
  <LinksUpToDate>false</LinksUpToDate>
  <CharactersWithSpaces>18518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USO APLICATIVO VALIDADOR CONSISTENCIAS REM</dc:title>
  <dc:subject>Actualización para series Año 2026</dc:subject>
  <dc:creator>Diana Paredes</dc:creator>
  <cp:lastModifiedBy>Rolando Andrés Cifuentes Cid</cp:lastModifiedBy>
  <cp:revision>54</cp:revision>
  <cp:lastPrinted>2025-06-09T15:56:00Z</cp:lastPrinted>
  <dcterms:created xsi:type="dcterms:W3CDTF">2026-07-07T14:39:00Z</dcterms:created>
  <dcterms:modified xsi:type="dcterms:W3CDTF">2026-07-08T21:00:00Z</dcterms:modified>
</cp:coreProperties>
</file>